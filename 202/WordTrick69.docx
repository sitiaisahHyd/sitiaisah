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997B6" w14:textId="0A504F56" w:rsidR="006A5435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369"/>
        <w:gridCol w:w="2370"/>
        <w:gridCol w:w="3006"/>
      </w:tblGrid>
      <w:tr w:rsidR="00BA2856" w14:paraId="4BBDE817" w14:textId="77777777" w:rsidTr="00BA2856">
        <w:tc>
          <w:tcPr>
            <w:tcW w:w="1271" w:type="dxa"/>
          </w:tcPr>
          <w:p w14:paraId="59F42B00" w14:textId="07843D8D" w:rsidR="00BA2856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4739" w:type="dxa"/>
            <w:gridSpan w:val="2"/>
          </w:tcPr>
          <w:p w14:paraId="07228307" w14:textId="3BE7CDB3" w:rsidR="00BA2856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ไข่ดาว</w:t>
            </w:r>
          </w:p>
        </w:tc>
        <w:tc>
          <w:tcPr>
            <w:tcW w:w="3006" w:type="dxa"/>
          </w:tcPr>
          <w:p w14:paraId="52095991" w14:textId="57F1E132" w:rsidR="00BA2856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7149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ราคา</w:t>
            </w:r>
          </w:p>
        </w:tc>
      </w:tr>
      <w:tr w:rsidR="0027149C" w14:paraId="73F1A193" w14:textId="77777777" w:rsidTr="00C57E9D">
        <w:tc>
          <w:tcPr>
            <w:tcW w:w="1271" w:type="dxa"/>
          </w:tcPr>
          <w:p w14:paraId="741F72B5" w14:textId="20035405" w:rsidR="0027149C" w:rsidRPr="0027149C" w:rsidRDefault="0027149C" w:rsidP="0027149C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75027C74" w14:textId="77777777" w:rsidR="0027149C" w:rsidRPr="0027149C" w:rsidRDefault="0027149C" w:rsidP="0027149C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75807520" w14:textId="72926390" w:rsidR="0027149C" w:rsidRPr="0027149C" w:rsidRDefault="0027149C" w:rsidP="0027149C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3006" w:type="dxa"/>
          </w:tcPr>
          <w:p w14:paraId="5C1A31B4" w14:textId="77777777" w:rsidR="0027149C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2EE5F21E" w14:textId="77777777" w:rsidTr="00C57E9D">
        <w:tc>
          <w:tcPr>
            <w:tcW w:w="1271" w:type="dxa"/>
          </w:tcPr>
          <w:p w14:paraId="1FE0890E" w14:textId="77777777" w:rsidR="0027149C" w:rsidRPr="0027149C" w:rsidRDefault="0027149C" w:rsidP="0027149C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4219CB20" w14:textId="77777777" w:rsidR="0027149C" w:rsidRPr="0027149C" w:rsidRDefault="0027149C" w:rsidP="0027149C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03F6A4C0" w14:textId="1ABC3A6B" w:rsidR="0027149C" w:rsidRPr="0027149C" w:rsidRDefault="0027149C" w:rsidP="0027149C">
            <w:pPr>
              <w:ind w:left="360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3006" w:type="dxa"/>
          </w:tcPr>
          <w:p w14:paraId="281B0044" w14:textId="77777777" w:rsidR="0027149C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10E024C5" w14:textId="77777777" w:rsidTr="00C57E9D">
        <w:tc>
          <w:tcPr>
            <w:tcW w:w="1271" w:type="dxa"/>
          </w:tcPr>
          <w:p w14:paraId="266E94E3" w14:textId="77777777" w:rsidR="0027149C" w:rsidRPr="0027149C" w:rsidRDefault="0027149C" w:rsidP="0027149C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3439714C" w14:textId="77777777" w:rsidR="0027149C" w:rsidRPr="0027149C" w:rsidRDefault="0027149C" w:rsidP="0027149C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7B529843" w14:textId="370E21F4" w:rsidR="0027149C" w:rsidRPr="0027149C" w:rsidRDefault="0027149C" w:rsidP="0027149C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3006" w:type="dxa"/>
          </w:tcPr>
          <w:p w14:paraId="2AA82D57" w14:textId="77777777" w:rsidR="0027149C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13B3DF17" w14:textId="77777777" w:rsidTr="00C57E9D">
        <w:tc>
          <w:tcPr>
            <w:tcW w:w="1271" w:type="dxa"/>
          </w:tcPr>
          <w:p w14:paraId="686DC42B" w14:textId="77777777" w:rsidR="0027149C" w:rsidRPr="0027149C" w:rsidRDefault="0027149C" w:rsidP="0027149C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2849ECCC" w14:textId="77777777" w:rsidR="0027149C" w:rsidRPr="0027149C" w:rsidRDefault="0027149C" w:rsidP="0027149C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560B848E" w14:textId="78E5F08B" w:rsidR="0027149C" w:rsidRPr="0027149C" w:rsidRDefault="0027149C" w:rsidP="0027149C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3006" w:type="dxa"/>
          </w:tcPr>
          <w:p w14:paraId="12E91ABF" w14:textId="77777777" w:rsidR="0027149C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108FF485" w14:textId="77777777" w:rsidTr="00C57E9D">
        <w:tc>
          <w:tcPr>
            <w:tcW w:w="1271" w:type="dxa"/>
          </w:tcPr>
          <w:p w14:paraId="4468F56D" w14:textId="430A89BA" w:rsidR="0027149C" w:rsidRPr="0027149C" w:rsidRDefault="0027149C" w:rsidP="0027149C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050A5831" w14:textId="77777777" w:rsidR="0027149C" w:rsidRPr="0027149C" w:rsidRDefault="0027149C" w:rsidP="0027149C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099C3204" w14:textId="4ECC0C8D" w:rsidR="0027149C" w:rsidRPr="0027149C" w:rsidRDefault="0027149C" w:rsidP="0027149C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3006" w:type="dxa"/>
          </w:tcPr>
          <w:p w14:paraId="483767A5" w14:textId="77777777" w:rsidR="0027149C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6E4B1944" w14:textId="77777777" w:rsidTr="00C57E9D">
        <w:tc>
          <w:tcPr>
            <w:tcW w:w="1271" w:type="dxa"/>
          </w:tcPr>
          <w:p w14:paraId="5C564537" w14:textId="77777777" w:rsidR="0027149C" w:rsidRPr="0027149C" w:rsidRDefault="0027149C" w:rsidP="0027149C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683EDDB3" w14:textId="77777777" w:rsidR="0027149C" w:rsidRPr="0027149C" w:rsidRDefault="0027149C" w:rsidP="0027149C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74AA449D" w14:textId="1543E1EC" w:rsidR="0027149C" w:rsidRPr="0027149C" w:rsidRDefault="0027149C" w:rsidP="0027149C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3006" w:type="dxa"/>
          </w:tcPr>
          <w:p w14:paraId="431741FB" w14:textId="77777777" w:rsidR="0027149C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38C439CB" w14:textId="77777777" w:rsidTr="00C57E9D">
        <w:tc>
          <w:tcPr>
            <w:tcW w:w="1271" w:type="dxa"/>
          </w:tcPr>
          <w:p w14:paraId="1963C5E8" w14:textId="77777777" w:rsidR="0027149C" w:rsidRPr="0027149C" w:rsidRDefault="0027149C" w:rsidP="0027149C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1688B2E6" w14:textId="77777777" w:rsidR="0027149C" w:rsidRPr="0027149C" w:rsidRDefault="0027149C" w:rsidP="0027149C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23AC0F34" w14:textId="003F46B8" w:rsidR="0027149C" w:rsidRPr="0027149C" w:rsidRDefault="0027149C" w:rsidP="0027149C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3006" w:type="dxa"/>
          </w:tcPr>
          <w:p w14:paraId="1AD00107" w14:textId="77777777" w:rsidR="0027149C" w:rsidRPr="0027149C" w:rsidRDefault="0027149C" w:rsidP="0027149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0804DAB6" w14:textId="43FE40DF" w:rsidR="0027149C" w:rsidRDefault="0027149C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369"/>
        <w:gridCol w:w="2370"/>
        <w:gridCol w:w="1503"/>
        <w:gridCol w:w="1503"/>
      </w:tblGrid>
      <w:tr w:rsidR="0027149C" w14:paraId="018CE75A" w14:textId="77777777" w:rsidTr="009835C2">
        <w:tc>
          <w:tcPr>
            <w:tcW w:w="1271" w:type="dxa"/>
          </w:tcPr>
          <w:p w14:paraId="1A3D8C8B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4739" w:type="dxa"/>
            <w:gridSpan w:val="2"/>
          </w:tcPr>
          <w:p w14:paraId="4645676B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ไข่ดาว</w:t>
            </w:r>
          </w:p>
        </w:tc>
        <w:tc>
          <w:tcPr>
            <w:tcW w:w="3006" w:type="dxa"/>
            <w:gridSpan w:val="2"/>
          </w:tcPr>
          <w:p w14:paraId="6F9D532D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7149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ราคา</w:t>
            </w:r>
          </w:p>
        </w:tc>
      </w:tr>
      <w:tr w:rsidR="0027149C" w14:paraId="07A9EFC4" w14:textId="77777777" w:rsidTr="00C57E9D">
        <w:tc>
          <w:tcPr>
            <w:tcW w:w="1271" w:type="dxa"/>
          </w:tcPr>
          <w:p w14:paraId="159420DE" w14:textId="77777777" w:rsidR="0027149C" w:rsidRPr="0027149C" w:rsidRDefault="0027149C" w:rsidP="009835C2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6EBDAED3" w14:textId="77777777" w:rsidR="0027149C" w:rsidRPr="0027149C" w:rsidRDefault="0027149C" w:rsidP="009835C2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7DE8D99C" w14:textId="77777777" w:rsidR="0027149C" w:rsidRPr="0027149C" w:rsidRDefault="0027149C" w:rsidP="009835C2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714F7A73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68F12F21" w14:textId="291A4ED8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67A21720" w14:textId="77777777" w:rsidTr="00C57E9D">
        <w:tc>
          <w:tcPr>
            <w:tcW w:w="1271" w:type="dxa"/>
          </w:tcPr>
          <w:p w14:paraId="1D5FDF76" w14:textId="77777777" w:rsidR="0027149C" w:rsidRPr="0027149C" w:rsidRDefault="0027149C" w:rsidP="009835C2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020C809F" w14:textId="77777777" w:rsidR="0027149C" w:rsidRPr="0027149C" w:rsidRDefault="0027149C" w:rsidP="009835C2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34AF0391" w14:textId="77777777" w:rsidR="0027149C" w:rsidRPr="0027149C" w:rsidRDefault="0027149C" w:rsidP="009835C2">
            <w:pPr>
              <w:ind w:left="360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4C350554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3928A72C" w14:textId="2B32856A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07A9BB75" w14:textId="77777777" w:rsidTr="00C57E9D">
        <w:tc>
          <w:tcPr>
            <w:tcW w:w="1271" w:type="dxa"/>
          </w:tcPr>
          <w:p w14:paraId="505E2627" w14:textId="77777777" w:rsidR="0027149C" w:rsidRPr="0027149C" w:rsidRDefault="0027149C" w:rsidP="009835C2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46EA85DA" w14:textId="77777777" w:rsidR="0027149C" w:rsidRPr="0027149C" w:rsidRDefault="0027149C" w:rsidP="009835C2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2E1DD450" w14:textId="77777777" w:rsidR="0027149C" w:rsidRPr="0027149C" w:rsidRDefault="0027149C" w:rsidP="009835C2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34B1FC8D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4966CBEA" w14:textId="6E0E4676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0E86F9EB" w14:textId="77777777" w:rsidTr="00C57E9D">
        <w:tc>
          <w:tcPr>
            <w:tcW w:w="1271" w:type="dxa"/>
          </w:tcPr>
          <w:p w14:paraId="15893D1D" w14:textId="77777777" w:rsidR="0027149C" w:rsidRPr="0027149C" w:rsidRDefault="0027149C" w:rsidP="009835C2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4CFA518F" w14:textId="77777777" w:rsidR="0027149C" w:rsidRPr="0027149C" w:rsidRDefault="0027149C" w:rsidP="009835C2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3A17B47D" w14:textId="77777777" w:rsidR="0027149C" w:rsidRPr="0027149C" w:rsidRDefault="0027149C" w:rsidP="009835C2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5F8435BC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3A73FB93" w14:textId="5036C083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6FB6EE0B" w14:textId="77777777" w:rsidTr="00C57E9D">
        <w:tc>
          <w:tcPr>
            <w:tcW w:w="1271" w:type="dxa"/>
          </w:tcPr>
          <w:p w14:paraId="6B2E52BB" w14:textId="77777777" w:rsidR="0027149C" w:rsidRPr="0027149C" w:rsidRDefault="0027149C" w:rsidP="009835C2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6B28D022" w14:textId="77777777" w:rsidR="0027149C" w:rsidRPr="0027149C" w:rsidRDefault="0027149C" w:rsidP="009835C2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17C5A077" w14:textId="77777777" w:rsidR="0027149C" w:rsidRPr="0027149C" w:rsidRDefault="0027149C" w:rsidP="009835C2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16D04D6B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13A9AF4E" w14:textId="5A4B538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24EEEFB8" w14:textId="77777777" w:rsidTr="00C57E9D">
        <w:tc>
          <w:tcPr>
            <w:tcW w:w="1271" w:type="dxa"/>
          </w:tcPr>
          <w:p w14:paraId="57D70A5D" w14:textId="77777777" w:rsidR="0027149C" w:rsidRPr="0027149C" w:rsidRDefault="0027149C" w:rsidP="009835C2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6FB5810D" w14:textId="77777777" w:rsidR="0027149C" w:rsidRPr="0027149C" w:rsidRDefault="0027149C" w:rsidP="009835C2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2124C5D0" w14:textId="77777777" w:rsidR="0027149C" w:rsidRPr="0027149C" w:rsidRDefault="0027149C" w:rsidP="009835C2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16B935A2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1AC57A3B" w14:textId="2881CD99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7149C" w14:paraId="445B2E3A" w14:textId="77777777" w:rsidTr="00C57E9D">
        <w:tc>
          <w:tcPr>
            <w:tcW w:w="1271" w:type="dxa"/>
          </w:tcPr>
          <w:p w14:paraId="7D6F27DA" w14:textId="77777777" w:rsidR="0027149C" w:rsidRPr="0027149C" w:rsidRDefault="0027149C" w:rsidP="009835C2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69" w:type="dxa"/>
          </w:tcPr>
          <w:p w14:paraId="2C58D760" w14:textId="77777777" w:rsidR="0027149C" w:rsidRPr="0027149C" w:rsidRDefault="0027149C" w:rsidP="009835C2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70" w:type="dxa"/>
          </w:tcPr>
          <w:p w14:paraId="674B370B" w14:textId="77777777" w:rsidR="0027149C" w:rsidRPr="0027149C" w:rsidRDefault="0027149C" w:rsidP="009835C2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2C21D1FE" w14:textId="77777777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14:paraId="4B8B918A" w14:textId="399F3786" w:rsidR="0027149C" w:rsidRPr="0027149C" w:rsidRDefault="0027149C" w:rsidP="009835C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26976D01" w14:textId="77777777" w:rsidR="0027149C" w:rsidRDefault="0027149C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A95DCD0" w14:textId="6C801079" w:rsidR="0027149C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54810616" w14:textId="5CFD397A" w:rsidR="00BA2856" w:rsidRDefault="00C57E9D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After more than 100 years of earthquake research, earthquake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6A5435">
        <w:rPr>
          <w:rFonts w:ascii="TH Sarabun New" w:hAnsi="TH Sarabun New" w:cs="TH Sarabun New"/>
          <w:sz w:val="32"/>
          <w:szCs w:val="32"/>
        </w:rPr>
        <w:t xml:space="preserve">forecasting, which relies on knowledge of past fault rupture patterns, has become the foundation for societal defense against seismic natural disasters. </w:t>
      </w:r>
    </w:p>
    <w:p w14:paraId="590EE6F0" w14:textId="4B684F51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5923D41" w14:textId="60D7FCEC" w:rsidR="00224257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5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4931A672" w:rsidR="00EC0322" w:rsidRDefault="00EC0322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766CDB9A" w14:textId="20F020A9" w:rsidR="00C57E9D" w:rsidRDefault="00C57E9D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16283E71" w14:textId="2ADA9CF4" w:rsidR="00C57E9D" w:rsidRDefault="00C57E9D">
      <w:pPr>
        <w:pBdr>
          <w:bottom w:val="dotted" w:sz="24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5A452CF5" w14:textId="183FAA8D" w:rsidR="00C57E9D" w:rsidRDefault="00C57E9D">
      <w:pPr>
        <w:pBdr>
          <w:bottom w:val="thinThickThinMediumGap" w:sz="18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9D129DB" w14:textId="77777777" w:rsidR="00C57E9D" w:rsidRDefault="00C57E9D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0859C0" w14:paraId="777E605B" w14:textId="77777777">
        <w:tc>
          <w:tcPr>
            <w:tcW w:w="2213" w:type="dxa"/>
          </w:tcPr>
          <w:p w14:paraId="2BC5EBB1" w14:textId="77777777" w:rsidR="000859C0" w:rsidRPr="00FF0428" w:rsidRDefault="000859C0" w:rsidP="004065CE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62EFBEFD" w14:textId="77777777" w:rsidR="000859C0" w:rsidRDefault="000859C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227EDA03" w14:textId="77777777" w:rsidR="000859C0" w:rsidRDefault="000859C0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  <w:tr w:rsidR="000859C0" w14:paraId="04A1463D" w14:textId="77777777">
        <w:tc>
          <w:tcPr>
            <w:tcW w:w="2213" w:type="dxa"/>
          </w:tcPr>
          <w:p w14:paraId="464376E6" w14:textId="77777777" w:rsidR="000859C0" w:rsidRDefault="000859C0" w:rsidP="004065CE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25352881" w14:textId="77777777" w:rsidR="000859C0" w:rsidRDefault="000859C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35F9344" w14:textId="77777777" w:rsidR="000859C0" w:rsidRDefault="000859C0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0859C0" w14:paraId="648AAAE6" w14:textId="77777777">
        <w:tc>
          <w:tcPr>
            <w:tcW w:w="2213" w:type="dxa"/>
          </w:tcPr>
          <w:p w14:paraId="3A103DEB" w14:textId="77777777" w:rsidR="000859C0" w:rsidRDefault="000859C0" w:rsidP="004065CE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1C243D36" w14:textId="77777777" w:rsidR="000859C0" w:rsidRDefault="000859C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354CF61E" w14:textId="77777777" w:rsidR="000859C0" w:rsidRDefault="000859C0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</w:tbl>
    <w:p w14:paraId="2F9E3867" w14:textId="1E279C4B" w:rsidR="000859C0" w:rsidRDefault="000859C0">
      <w:pPr>
        <w:rPr>
          <w:rFonts w:ascii="TH Sarabun New" w:hAnsi="TH Sarabun New" w:cs="TH Sarabun New"/>
          <w:sz w:val="32"/>
          <w:szCs w:val="32"/>
        </w:rPr>
      </w:pPr>
    </w:p>
    <w:p w14:paraId="22CD50FC" w14:textId="77777777" w:rsidR="00BA2856" w:rsidRDefault="00BA285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DD0807E" w14:textId="5DB92500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24A39FDC" w:rsidR="0081561E" w:rsidRDefault="00013DB3" w:rsidP="004065C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r w:rsidR="0081561E">
        <w:t>Update</w:t>
      </w:r>
      <w:r w:rsidR="00F7253C">
        <w:t xml:space="preserve"> </w:t>
      </w:r>
      <w:r w:rsidR="0081561E">
        <w:t>field</w:t>
      </w:r>
    </w:p>
    <w:p w14:paraId="0410337E" w14:textId="3740F136" w:rsidR="00013DB3" w:rsidRDefault="00013DB3" w:rsidP="004065CE">
      <w:pPr>
        <w:pStyle w:val="Wutthip"/>
        <w:rPr>
          <w:cs/>
        </w:rPr>
      </w:pPr>
    </w:p>
    <w:p w14:paraId="6F59CB5E" w14:textId="18037E2F" w:rsidR="000859C0" w:rsidRPr="000859C0" w:rsidRDefault="00C936C8" w:rsidP="004065CE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0B19F73D" w14:textId="3B66BC7D" w:rsidR="009371F1" w:rsidRDefault="009371F1" w:rsidP="004065C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4065CE">
            <w:pPr>
              <w:pStyle w:val="Wutthip"/>
            </w:pPr>
            <w:r w:rsidRPr="009E7782">
              <w:rPr>
                <w:rFonts w:hint="cs"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4065CE">
            <w:pPr>
              <w:pStyle w:val="Wutthip"/>
              <w:rPr>
                <w:cs/>
              </w:rPr>
            </w:pPr>
            <w:r w:rsidRPr="009E7782">
              <w:rPr>
                <w:rFonts w:hint="cs"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4065CE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4065CE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5CF700CF" w:rsidR="009371F1" w:rsidRDefault="00F7253C" w:rsidP="004065CE">
            <w:pPr>
              <w:pStyle w:val="Wutthip"/>
            </w:pPr>
            <w:r>
              <w:t>2</w:t>
            </w:r>
            <w:r w:rsidR="009371F1">
              <w:t>50.75</w:t>
            </w:r>
          </w:p>
        </w:tc>
        <w:tc>
          <w:tcPr>
            <w:tcW w:w="3006" w:type="dxa"/>
          </w:tcPr>
          <w:p w14:paraId="4BA1C439" w14:textId="77777777" w:rsidR="009371F1" w:rsidRDefault="009371F1" w:rsidP="004065CE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4065CE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6587656E" w:rsidR="009371F1" w:rsidRDefault="00F7253C" w:rsidP="004065CE">
            <w:pPr>
              <w:pStyle w:val="Wutthip"/>
            </w:pPr>
            <w:r>
              <w:t>9</w:t>
            </w:r>
            <w:r w:rsidR="009371F1">
              <w:t>75.50</w:t>
            </w:r>
          </w:p>
        </w:tc>
        <w:tc>
          <w:tcPr>
            <w:tcW w:w="3006" w:type="dxa"/>
          </w:tcPr>
          <w:p w14:paraId="44817C74" w14:textId="77777777" w:rsidR="009371F1" w:rsidRDefault="009371F1" w:rsidP="004065CE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4065CE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4065CE">
            <w:pPr>
              <w:pStyle w:val="Wutthip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4065CE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4065CE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5ACA1D78" w:rsidR="009371F1" w:rsidRDefault="000859C0" w:rsidP="004065CE">
            <w:pPr>
              <w:pStyle w:val="Wutthip"/>
              <w:rPr>
                <w:cs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cs"/>
              </w:rPr>
              <w:instrText>=SUM(ABOVE)</w:instrText>
            </w:r>
            <w:r>
              <w:instrText xml:space="preserve"> </w:instrText>
            </w:r>
            <w:r>
              <w:fldChar w:fldCharType="separate"/>
            </w:r>
            <w:r w:rsidR="00F7253C">
              <w:rPr>
                <w:noProof/>
              </w:rPr>
              <w:t>3,747.5</w:t>
            </w:r>
            <w:r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4065CE">
            <w:pPr>
              <w:pStyle w:val="Wutthip"/>
            </w:pPr>
          </w:p>
        </w:tc>
      </w:tr>
    </w:tbl>
    <w:p w14:paraId="3A9EEFF2" w14:textId="3C625D57" w:rsidR="009371F1" w:rsidRDefault="00C5498D" w:rsidP="004065CE">
      <w:pPr>
        <w:pStyle w:val="Wutthip"/>
      </w:pPr>
      <w:r>
        <w:tab/>
      </w:r>
      <w:r>
        <w:rPr>
          <w:rFonts w:hint="cs"/>
          <w:cs/>
        </w:rPr>
        <w:t xml:space="preserve">กรณีปรับเปลี่ยนค่าข้อมูลคลิก </w:t>
      </w:r>
      <w:r>
        <w:t>Update</w:t>
      </w:r>
      <w:r w:rsidR="00F7253C">
        <w:t xml:space="preserve"> </w:t>
      </w:r>
      <w:r>
        <w:t>field</w:t>
      </w:r>
    </w:p>
    <w:p w14:paraId="5AB3F77B" w14:textId="77777777" w:rsidR="00C5498D" w:rsidRPr="009371F1" w:rsidRDefault="00C5498D" w:rsidP="004065CE">
      <w:pPr>
        <w:pStyle w:val="Wutthip"/>
        <w:rPr>
          <w:cs/>
        </w:rPr>
      </w:pPr>
    </w:p>
    <w:p w14:paraId="2E923CC5" w14:textId="77777777" w:rsidR="00F7253C" w:rsidRDefault="00F7253C" w:rsidP="004065CE">
      <w:pPr>
        <w:pStyle w:val="Wutthip"/>
      </w:pPr>
    </w:p>
    <w:p w14:paraId="15AF6D77" w14:textId="77777777" w:rsidR="00F7253C" w:rsidRDefault="00F7253C" w:rsidP="004065CE">
      <w:pPr>
        <w:pStyle w:val="Wutthip"/>
      </w:pPr>
    </w:p>
    <w:p w14:paraId="582CE1FB" w14:textId="0607381D" w:rsidR="00013DB3" w:rsidRDefault="00C10723" w:rsidP="004065CE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5E0067C1" w14:textId="77777777" w:rsidR="00F7253C" w:rsidRDefault="00F7253C" w:rsidP="004065CE">
      <w:pPr>
        <w:pStyle w:val="Wutthip"/>
      </w:pPr>
    </w:p>
    <w:p w14:paraId="6D3AC8B2" w14:textId="43321FE7" w:rsidR="00EA46B3" w:rsidRPr="00F7253C" w:rsidRDefault="00F7253C" w:rsidP="004065CE">
      <w:pPr>
        <w:pStyle w:val="Wutthip"/>
        <w:rPr>
          <w:cs/>
        </w:rPr>
      </w:pPr>
      <w:r w:rsidRPr="00F7253C">
        <w:rPr>
          <w:cs/>
        </w:rPr>
        <w:t>มห</w:t>
      </w:r>
      <w:r w:rsidRPr="00F7253C">
        <w:rPr>
          <w:rFonts w:ascii="Angsana New" w:hAnsi="Angsana New" w:cs="Angsana New" w:hint="cs"/>
          <w:cs/>
        </w:rPr>
        <w:t>า</w:t>
      </w:r>
      <w:r w:rsidRPr="00F7253C">
        <w:rPr>
          <w:rFonts w:hint="cs"/>
          <w:cs/>
        </w:rPr>
        <w:t>วิทย</w:t>
      </w:r>
      <w:r w:rsidRPr="00F7253C">
        <w:rPr>
          <w:rFonts w:ascii="Angsana New" w:hAnsi="Angsana New" w:cs="Angsana New" w:hint="cs"/>
          <w:cs/>
        </w:rPr>
        <w:t>า</w:t>
      </w:r>
      <w:r w:rsidRPr="00F7253C">
        <w:rPr>
          <w:rFonts w:hint="cs"/>
          <w:cs/>
        </w:rPr>
        <w:t>ล</w:t>
      </w:r>
      <w:r w:rsidRPr="00F7253C">
        <w:rPr>
          <w:rFonts w:ascii="Angsana New" w:hAnsi="Angsana New" w:cs="Angsana New" w:hint="cs"/>
          <w:cs/>
        </w:rPr>
        <w:t>ั</w:t>
      </w:r>
      <w:r w:rsidRPr="00F7253C">
        <w:rPr>
          <w:rFonts w:hint="cs"/>
          <w:cs/>
        </w:rPr>
        <w:t>ยสงขล</w:t>
      </w:r>
      <w:r w:rsidRPr="00F7253C">
        <w:rPr>
          <w:rFonts w:ascii="Angsana New" w:hAnsi="Angsana New" w:cs="Angsana New" w:hint="cs"/>
          <w:cs/>
        </w:rPr>
        <w:t>า</w:t>
      </w:r>
      <w:r w:rsidRPr="00F7253C">
        <w:rPr>
          <w:rFonts w:hint="cs"/>
          <w:cs/>
        </w:rPr>
        <w:t>นครินทร์</w:t>
      </w:r>
      <w:r w:rsidRPr="00F7253C">
        <w:rPr>
          <w:cs/>
        </w:rPr>
        <w:t xml:space="preserve"> วิทย</w:t>
      </w:r>
      <w:r w:rsidRPr="00F7253C">
        <w:rPr>
          <w:rFonts w:ascii="Angsana New" w:hAnsi="Angsana New" w:cs="Angsana New" w:hint="cs"/>
          <w:cs/>
        </w:rPr>
        <w:t>าเ</w:t>
      </w:r>
      <w:r w:rsidRPr="00F7253C">
        <w:rPr>
          <w:rFonts w:hint="cs"/>
          <w:cs/>
        </w:rPr>
        <w:t>ขตป</w:t>
      </w:r>
      <w:r w:rsidR="00EA3734">
        <w:rPr>
          <w:rFonts w:ascii="Angsana New" w:hAnsi="Angsana New" w:cs="Angsana New" w:hint="cs"/>
          <w:cs/>
        </w:rPr>
        <w:t>ั</w:t>
      </w:r>
      <w:r w:rsidRPr="00F7253C">
        <w:rPr>
          <w:rFonts w:hint="cs"/>
          <w:cs/>
        </w:rPr>
        <w:t>ตต</w:t>
      </w:r>
      <w:r w:rsidRPr="00F7253C">
        <w:rPr>
          <w:rFonts w:ascii="Angsana New" w:hAnsi="Angsana New" w:cs="Angsana New" w:hint="cs"/>
          <w:cs/>
        </w:rPr>
        <w:t>า</w:t>
      </w:r>
      <w:r w:rsidRPr="00F7253C">
        <w:rPr>
          <w:rFonts w:hint="cs"/>
          <w:cs/>
        </w:rPr>
        <w:t>นี</w:t>
      </w:r>
    </w:p>
    <w:p w14:paraId="1435D78F" w14:textId="428A4465" w:rsidR="00F7253C" w:rsidRPr="00F7253C" w:rsidRDefault="00F7253C" w:rsidP="004065CE">
      <w:pPr>
        <w:pStyle w:val="Wutthip"/>
      </w:pPr>
    </w:p>
    <w:p w14:paraId="22730D00" w14:textId="150FB42D" w:rsidR="003F5BC7" w:rsidRPr="00B719D9" w:rsidRDefault="00A64D05" w:rsidP="004065C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6DD5E39A" w14:textId="07508DA1" w:rsidR="00B719D9" w:rsidRPr="00DE5BAD" w:rsidRDefault="00B719D9" w:rsidP="004065CE">
      <w:pPr>
        <w:pStyle w:val="Wutthip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8561C40" w14:textId="4C025264" w:rsidR="00383E3E" w:rsidRPr="00DE5BAD" w:rsidRDefault="00383E3E" w:rsidP="004065CE">
      <w:pPr>
        <w:pStyle w:val="Wutthip"/>
      </w:pPr>
    </w:p>
    <w:p w14:paraId="3BF0288D" w14:textId="759E5E7C" w:rsidR="00383E3E" w:rsidRPr="00477F28" w:rsidRDefault="00CF00DF" w:rsidP="004065CE">
      <w:pPr>
        <w:pStyle w:val="Wutthip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 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den>
              </m:f>
            </m:e>
          </m:rad>
        </m:oMath>
      </m:oMathPara>
    </w:p>
    <w:p w14:paraId="579BB7F4" w14:textId="696A84D1" w:rsidR="00477F28" w:rsidRDefault="00477F28" w:rsidP="004065CE">
      <w:pPr>
        <w:pStyle w:val="Wutthip"/>
      </w:pPr>
    </w:p>
    <w:p w14:paraId="367639EA" w14:textId="7098A6BD" w:rsidR="00477F28" w:rsidRDefault="00477F28" w:rsidP="004065CE">
      <w:pPr>
        <w:pStyle w:val="Wutthip"/>
      </w:pPr>
    </w:p>
    <w:p w14:paraId="2B418D9C" w14:textId="35C84113" w:rsidR="00477F28" w:rsidRPr="00DE5BAD" w:rsidRDefault="00477F28" w:rsidP="004065CE">
      <w:pPr>
        <w:pStyle w:val="Wutthip"/>
      </w:pPr>
    </w:p>
    <w:p w14:paraId="087D74DB" w14:textId="79C6AC95" w:rsidR="00C628CE" w:rsidRPr="00B719D9" w:rsidRDefault="00C628CE" w:rsidP="004065CE">
      <w:pPr>
        <w:pStyle w:val="Wutthip"/>
      </w:pPr>
    </w:p>
    <w:p w14:paraId="5D94C02C" w14:textId="1FBF6F7E" w:rsidR="00B719D9" w:rsidRDefault="00B719D9" w:rsidP="004065CE">
      <w:pPr>
        <w:pStyle w:val="Wutthip"/>
      </w:pPr>
    </w:p>
    <w:p w14:paraId="5FFD5847" w14:textId="053FDECF" w:rsidR="00B719D9" w:rsidRPr="00B719D9" w:rsidRDefault="00B719D9" w:rsidP="004065CE">
      <w:pPr>
        <w:pStyle w:val="Wutthip"/>
      </w:pPr>
    </w:p>
    <w:p w14:paraId="58508272" w14:textId="6643C90E" w:rsidR="003F5BC7" w:rsidRDefault="003F5BC7" w:rsidP="004065CE">
      <w:pPr>
        <w:pStyle w:val="Wutthip"/>
        <w:rPr>
          <w:ins w:id="1" w:author="Student-01" w:date="2026-07-07T13:14:00Z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Alt</w:t>
      </w:r>
      <w:ins w:id="2" w:author="Student-01" w:date="2026-07-07T13:13:00Z">
        <w:r w:rsidR="00DA1F5D">
          <w:t xml:space="preserve"> </w:t>
        </w:r>
      </w:ins>
      <w:r>
        <w:t>+</w:t>
      </w:r>
      <w:ins w:id="3" w:author="Student-01" w:date="2026-07-07T13:13:00Z">
        <w:r w:rsidR="00DA1F5D">
          <w:t xml:space="preserve"> </w:t>
        </w:r>
      </w:ins>
      <w:r>
        <w:t>Shift</w:t>
      </w:r>
      <w:ins w:id="4" w:author="Student-01" w:date="2026-07-07T13:13:00Z">
        <w:r w:rsidR="00DA1F5D">
          <w:t xml:space="preserve"> </w:t>
        </w:r>
      </w:ins>
      <w:r>
        <w:t>+</w:t>
      </w:r>
      <w:ins w:id="5" w:author="Student-01" w:date="2026-07-07T13:13:00Z">
        <w:r w:rsidR="00DA1F5D">
          <w:t xml:space="preserve"> </w:t>
        </w:r>
      </w:ins>
      <w:r>
        <w:t xml:space="preserve">T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  <w:ins w:id="6" w:author="Student-01" w:date="2026-07-07T13:14:00Z">
        <w:r w:rsidR="00DA1F5D">
          <w:t xml:space="preserve"> </w:t>
        </w:r>
      </w:ins>
    </w:p>
    <w:p w14:paraId="51850F01" w14:textId="77777777" w:rsidR="00DA1F5D" w:rsidRDefault="00DA1F5D" w:rsidP="006231C6">
      <w:pPr>
        <w:pStyle w:val="Wutthip"/>
      </w:pPr>
    </w:p>
    <w:p w14:paraId="16D402DE" w14:textId="7F2538BA" w:rsidR="003F5BC7" w:rsidRDefault="003F5BC7">
      <w:pPr>
        <w:pStyle w:val="Wutthip"/>
        <w:pPrChange w:id="7" w:author="Student-01" w:date="2026-07-13T22:41:00Z">
          <w:pPr>
            <w:pStyle w:val="Wutthip"/>
          </w:pPr>
        </w:pPrChange>
      </w:pPr>
    </w:p>
    <w:p w14:paraId="3B797EFA" w14:textId="44CDBE60" w:rsidR="00544FD2" w:rsidRDefault="00544FD2">
      <w:pPr>
        <w:pStyle w:val="Wutthip"/>
        <w:rPr>
          <w:cs/>
        </w:rPr>
        <w:pPrChange w:id="8" w:author="Student-01" w:date="2026-07-13T22:41:00Z">
          <w:pPr>
            <w:pStyle w:val="Wutthip"/>
          </w:pPr>
        </w:pPrChange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52D8CD53" w:rsidR="00544FD2" w:rsidRPr="00544FD2" w:rsidRDefault="00544FD2">
      <w:pPr>
        <w:pStyle w:val="Wutthip"/>
        <w:pPrChange w:id="9" w:author="Student-01" w:date="2026-07-13T22:41:00Z">
          <w:pPr>
            <w:pStyle w:val="Wutthip"/>
          </w:pPr>
        </w:pPrChange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6F365AEE" w14:textId="4FA3A7C8" w:rsidR="004065CE" w:rsidRDefault="00EC777B">
      <w:pPr>
        <w:pStyle w:val="Wutthip"/>
        <w:rPr>
          <w:ins w:id="10" w:author="Student-01" w:date="2026-07-13T22:41:00Z"/>
        </w:rPr>
        <w:pPrChange w:id="11" w:author="Student-01" w:date="2026-07-13T22:41:00Z">
          <w:pPr>
            <w:pStyle w:val="Wutthip"/>
          </w:pPr>
        </w:pPrChange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6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7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12" w:name="bbib92"/>
      <w:r w:rsidR="00544FD2" w:rsidRPr="00544FD2">
        <w:t>Gilbert (1884)</w:t>
      </w:r>
      <w:bookmarkEnd w:id="12"/>
      <w:r w:rsidR="00544FD2" w:rsidRPr="00544FD2">
        <w:rPr>
          <w:cs/>
        </w:rPr>
        <w:t>และ</w:t>
      </w:r>
      <w:bookmarkStart w:id="13" w:name="bbib241"/>
      <w:r w:rsidR="00544FD2" w:rsidRPr="00544FD2">
        <w:t> Reid (1910)</w:t>
      </w:r>
      <w:bookmarkEnd w:id="13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46883B7" w14:textId="71D1BA70" w:rsidR="004065CE" w:rsidRDefault="004065CE">
      <w:pPr>
        <w:pStyle w:val="Wutthip"/>
        <w:rPr>
          <w:ins w:id="14" w:author="Student-01" w:date="2026-07-13T22:43:00Z"/>
        </w:rPr>
        <w:pPrChange w:id="15" w:author="Student-01" w:date="2026-07-13T22:41:00Z">
          <w:pPr>
            <w:pStyle w:val="Wutthip"/>
          </w:pPr>
        </w:pPrChange>
      </w:pPr>
      <w:ins w:id="16" w:author="Student-01" w:date="2026-07-13T22:41:00Z">
        <w:r>
          <w:rPr>
            <w:rFonts w:hint="cs"/>
            <w:cs/>
          </w:rPr>
          <w:lastRenderedPageBreak/>
          <w:t>ผังงาน</w:t>
        </w:r>
      </w:ins>
    </w:p>
    <w:p w14:paraId="74EB7814" w14:textId="53BCA836" w:rsidR="004065CE" w:rsidRPr="00544FD2" w:rsidDel="00186A0C" w:rsidRDefault="00186A0C">
      <w:pPr>
        <w:pStyle w:val="Wutthip"/>
        <w:rPr>
          <w:del w:id="17" w:author="Student-01" w:date="2026-07-13T22:53:00Z"/>
        </w:rPr>
        <w:pPrChange w:id="18" w:author="Student-01" w:date="2026-07-13T22:53:00Z">
          <w:pPr>
            <w:pStyle w:val="Wutthip"/>
          </w:pPr>
        </w:pPrChange>
      </w:pPr>
      <w:ins w:id="19" w:author="Student-01" w:date="2026-07-13T22:53:00Z">
        <w:r>
          <w:rPr>
            <w:rFonts w:hint="cs"/>
            <w:noProof/>
          </w:rPr>
          <w:drawing>
            <wp:inline distT="0" distB="0" distL="0" distR="0" wp14:anchorId="078DF6C3" wp14:editId="29ED4A35">
              <wp:extent cx="5486400" cy="3200400"/>
              <wp:effectExtent l="0" t="0" r="0" b="57150"/>
              <wp:docPr id="1" name="Diagram 1"/>
              <wp:cNvGraphicFramePr/>
              <a:graphic xmlns:a="http://schemas.openxmlformats.org/drawingml/2006/main">
                <a:graphicData uri="http://schemas.openxmlformats.org/drawingml/2006/diagram">
                  <dgm:relIds xmlns:dgm="http://schemas.openxmlformats.org/drawingml/2006/diagram" xmlns:r="http://schemas.openxmlformats.org/officeDocument/2006/relationships" r:dm="rId9" r:lo="rId10" r:qs="rId11" r:cs="rId12"/>
                </a:graphicData>
              </a:graphic>
            </wp:inline>
          </w:drawing>
        </w:r>
      </w:ins>
    </w:p>
    <w:p w14:paraId="69878735" w14:textId="317353D3" w:rsidR="004065CE" w:rsidRDefault="004065CE" w:rsidP="00310D00">
      <w:pPr>
        <w:pStyle w:val="Wutthip"/>
      </w:pPr>
    </w:p>
    <w:p w14:paraId="30638245" w14:textId="748968E1" w:rsidR="00310D00" w:rsidRPr="00310D00" w:rsidRDefault="00310D00" w:rsidP="00310D00"/>
    <w:p w14:paraId="56897B72" w14:textId="73519A0E" w:rsidR="00310D00" w:rsidRPr="00310D00" w:rsidRDefault="00310D00" w:rsidP="00310D00"/>
    <w:p w14:paraId="518B30D3" w14:textId="24C9EDCC" w:rsidR="00310D00" w:rsidRDefault="00310D00" w:rsidP="00310D00"/>
    <w:p w14:paraId="2EB31658" w14:textId="77777777" w:rsidR="00310D00" w:rsidRDefault="00310D00" w:rsidP="00310D00"/>
    <w:p w14:paraId="1B251525" w14:textId="77777777" w:rsidR="00310D00" w:rsidRDefault="00310D00" w:rsidP="00310D00"/>
    <w:p w14:paraId="019A6C6F" w14:textId="77777777" w:rsidR="00310D00" w:rsidRDefault="00310D00" w:rsidP="00310D00"/>
    <w:p w14:paraId="29382275" w14:textId="77777777" w:rsidR="00310D00" w:rsidRDefault="00310D00" w:rsidP="00310D00"/>
    <w:p w14:paraId="1EB09933" w14:textId="77777777" w:rsidR="00310D00" w:rsidRDefault="00310D00" w:rsidP="00310D00"/>
    <w:p w14:paraId="16DBF403" w14:textId="77777777" w:rsidR="00310D00" w:rsidRDefault="00310D00" w:rsidP="00310D00"/>
    <w:p w14:paraId="470A4FD4" w14:textId="77777777" w:rsidR="00310D00" w:rsidRDefault="00310D00" w:rsidP="00310D00"/>
    <w:p w14:paraId="6C2B6848" w14:textId="77777777" w:rsidR="00310D00" w:rsidRDefault="00310D00" w:rsidP="00310D00"/>
    <w:p w14:paraId="0C69A73E" w14:textId="77777777" w:rsidR="00310D00" w:rsidRDefault="00310D00" w:rsidP="00310D00"/>
    <w:p w14:paraId="0535B29F" w14:textId="556E0876" w:rsidR="00310D00" w:rsidRDefault="00310D00" w:rsidP="00310D00">
      <w:pPr>
        <w:rPr>
          <w:rFonts w:hint="cs"/>
          <w:cs/>
        </w:rPr>
      </w:pPr>
    </w:p>
    <w:p w14:paraId="422FE58E" w14:textId="77777777" w:rsidR="00310D00" w:rsidRDefault="00310D00" w:rsidP="00310D00"/>
    <w:p w14:paraId="16972C78" w14:textId="77777777" w:rsidR="00310D00" w:rsidRDefault="00310D00" w:rsidP="00310D00">
      <w:pPr>
        <w:rPr>
          <w:rFonts w:asciiTheme="majorBidi" w:hAnsiTheme="majorBidi" w:cstheme="majorBidi" w:hint="cs"/>
          <w:sz w:val="32"/>
          <w:szCs w:val="32"/>
          <w:cs/>
        </w:rPr>
      </w:pPr>
    </w:p>
    <w:p w14:paraId="2E56E9DC" w14:textId="77777777" w:rsidR="00310D00" w:rsidRPr="00310D00" w:rsidRDefault="00310D00" w:rsidP="00310D00">
      <w:pPr>
        <w:rPr>
          <w:cs/>
        </w:rPr>
        <w:pPrChange w:id="20" w:author="Student-01" w:date="2026-07-13T22:53:00Z">
          <w:pPr>
            <w:pStyle w:val="Wutthip"/>
          </w:pPr>
        </w:pPrChange>
      </w:pPr>
    </w:p>
    <w:sectPr w:rsidR="00310D00" w:rsidRPr="00310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3C4"/>
    <w:multiLevelType w:val="hybridMultilevel"/>
    <w:tmpl w:val="D1E01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F5463"/>
    <w:multiLevelType w:val="hybridMultilevel"/>
    <w:tmpl w:val="2E389D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85377"/>
    <w:multiLevelType w:val="hybridMultilevel"/>
    <w:tmpl w:val="8FE85E1E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B6B8B"/>
    <w:multiLevelType w:val="hybridMultilevel"/>
    <w:tmpl w:val="F21CE6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561CC"/>
    <w:multiLevelType w:val="hybridMultilevel"/>
    <w:tmpl w:val="5B9CFF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C2246"/>
    <w:multiLevelType w:val="hybridMultilevel"/>
    <w:tmpl w:val="2F4E3F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B5C43"/>
    <w:multiLevelType w:val="hybridMultilevel"/>
    <w:tmpl w:val="74487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223EC"/>
    <w:multiLevelType w:val="hybridMultilevel"/>
    <w:tmpl w:val="96DAB1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A1DB1"/>
    <w:multiLevelType w:val="hybridMultilevel"/>
    <w:tmpl w:val="8502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41DC8"/>
    <w:multiLevelType w:val="hybridMultilevel"/>
    <w:tmpl w:val="900A6F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A4761"/>
    <w:multiLevelType w:val="hybridMultilevel"/>
    <w:tmpl w:val="298E7B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5613A"/>
    <w:multiLevelType w:val="hybridMultilevel"/>
    <w:tmpl w:val="671292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31243"/>
    <w:multiLevelType w:val="hybridMultilevel"/>
    <w:tmpl w:val="AD6EC0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13"/>
  </w:num>
  <w:num w:numId="5">
    <w:abstractNumId w:val="6"/>
  </w:num>
  <w:num w:numId="6">
    <w:abstractNumId w:val="3"/>
  </w:num>
  <w:num w:numId="7">
    <w:abstractNumId w:val="9"/>
  </w:num>
  <w:num w:numId="8">
    <w:abstractNumId w:val="0"/>
  </w:num>
  <w:num w:numId="9">
    <w:abstractNumId w:val="4"/>
  </w:num>
  <w:num w:numId="10">
    <w:abstractNumId w:val="10"/>
  </w:num>
  <w:num w:numId="11">
    <w:abstractNumId w:val="12"/>
  </w:num>
  <w:num w:numId="12">
    <w:abstractNumId w:val="1"/>
  </w:num>
  <w:num w:numId="13">
    <w:abstractNumId w:val="7"/>
  </w:num>
  <w:num w:numId="1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udent-01">
    <w15:presenceInfo w15:providerId="None" w15:userId="Student-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859C0"/>
    <w:rsid w:val="000B64B1"/>
    <w:rsid w:val="00115747"/>
    <w:rsid w:val="0014504D"/>
    <w:rsid w:val="00186A0C"/>
    <w:rsid w:val="00211220"/>
    <w:rsid w:val="00224257"/>
    <w:rsid w:val="00250E23"/>
    <w:rsid w:val="0027149C"/>
    <w:rsid w:val="0027323D"/>
    <w:rsid w:val="002D5C63"/>
    <w:rsid w:val="00310D00"/>
    <w:rsid w:val="00352DB4"/>
    <w:rsid w:val="00366F58"/>
    <w:rsid w:val="00383E3E"/>
    <w:rsid w:val="003B0857"/>
    <w:rsid w:val="003C0A13"/>
    <w:rsid w:val="003F5BC7"/>
    <w:rsid w:val="004065CE"/>
    <w:rsid w:val="004277E3"/>
    <w:rsid w:val="004741CF"/>
    <w:rsid w:val="00477F28"/>
    <w:rsid w:val="00544FD2"/>
    <w:rsid w:val="005D51AF"/>
    <w:rsid w:val="00606886"/>
    <w:rsid w:val="00606E3E"/>
    <w:rsid w:val="006231C6"/>
    <w:rsid w:val="006244A1"/>
    <w:rsid w:val="00692664"/>
    <w:rsid w:val="00696375"/>
    <w:rsid w:val="006A5435"/>
    <w:rsid w:val="006F41C1"/>
    <w:rsid w:val="00704A25"/>
    <w:rsid w:val="00780251"/>
    <w:rsid w:val="007932F4"/>
    <w:rsid w:val="00795A10"/>
    <w:rsid w:val="007D47C9"/>
    <w:rsid w:val="00805469"/>
    <w:rsid w:val="0081561E"/>
    <w:rsid w:val="008C7536"/>
    <w:rsid w:val="009371F1"/>
    <w:rsid w:val="009E3CF1"/>
    <w:rsid w:val="009E7782"/>
    <w:rsid w:val="009F28F9"/>
    <w:rsid w:val="00A64D05"/>
    <w:rsid w:val="00A656B2"/>
    <w:rsid w:val="00AC27C9"/>
    <w:rsid w:val="00B27C83"/>
    <w:rsid w:val="00B52D30"/>
    <w:rsid w:val="00B54712"/>
    <w:rsid w:val="00B719D9"/>
    <w:rsid w:val="00BA2856"/>
    <w:rsid w:val="00BC3D5A"/>
    <w:rsid w:val="00BF2E44"/>
    <w:rsid w:val="00C10723"/>
    <w:rsid w:val="00C16964"/>
    <w:rsid w:val="00C5498D"/>
    <w:rsid w:val="00C57E9D"/>
    <w:rsid w:val="00C6200E"/>
    <w:rsid w:val="00C628CE"/>
    <w:rsid w:val="00C936C8"/>
    <w:rsid w:val="00CF00DF"/>
    <w:rsid w:val="00D20B9B"/>
    <w:rsid w:val="00D25C16"/>
    <w:rsid w:val="00D37079"/>
    <w:rsid w:val="00DA1F5D"/>
    <w:rsid w:val="00DA45C0"/>
    <w:rsid w:val="00DE19E1"/>
    <w:rsid w:val="00DE5BAD"/>
    <w:rsid w:val="00E1659A"/>
    <w:rsid w:val="00E56243"/>
    <w:rsid w:val="00E61B48"/>
    <w:rsid w:val="00EA3734"/>
    <w:rsid w:val="00EA46B3"/>
    <w:rsid w:val="00EC0322"/>
    <w:rsid w:val="00EC777B"/>
    <w:rsid w:val="00F65DAC"/>
    <w:rsid w:val="00F7253C"/>
    <w:rsid w:val="00F91632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4065CE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  <w:pPrChange w:id="0" w:author="Student-01" w:date="2026-07-13T22:41:00Z">
        <w:pPr>
          <w:tabs>
            <w:tab w:val="left" w:pos="936"/>
            <w:tab w:val="left" w:pos="1304"/>
            <w:tab w:val="left" w:pos="1701"/>
            <w:tab w:val="left" w:pos="2098"/>
            <w:tab w:val="left" w:pos="2438"/>
            <w:tab w:val="left" w:pos="2835"/>
          </w:tabs>
          <w:jc w:val="thaiDistribute"/>
        </w:pPr>
      </w:pPrChange>
    </w:pPr>
    <w:rPr>
      <w:rFonts w:asciiTheme="majorBidi" w:hAnsiTheme="majorBidi" w:cstheme="majorBidi"/>
      <w:sz w:val="32"/>
      <w:szCs w:val="32"/>
      <w:rPrChange w:id="0" w:author="Student-01" w:date="2026-07-13T22:41:00Z">
        <w:rPr>
          <w:rFonts w:asciiTheme="majorBidi" w:eastAsiaTheme="minorHAnsi" w:hAnsiTheme="majorBidi" w:cstheme="majorBidi"/>
          <w:kern w:val="2"/>
          <w:sz w:val="32"/>
          <w:szCs w:val="32"/>
          <w:lang w:val="en-US" w:eastAsia="en-US" w:bidi="th-TH"/>
          <w14:ligatures w14:val="standardContextual"/>
        </w:rPr>
      </w:rPrChange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719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microsoft.com/office/2007/relationships/diagramDrawing" Target="diagrams/drawing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diagramColors" Target="diagrams/colors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diagramQuickStyle" Target="diagrams/quickStyle1.xml"/><Relationship Id="rId5" Type="http://schemas.openxmlformats.org/officeDocument/2006/relationships/hyperlink" Target="https://www.sciencedirect.com/topics/earth-and-planetary-sciences/cyclicity" TargetMode="External"/><Relationship Id="rId15" Type="http://schemas.microsoft.com/office/2011/relationships/people" Target="people.xml"/><Relationship Id="rId10" Type="http://schemas.openxmlformats.org/officeDocument/2006/relationships/diagramLayout" Target="diagrams/layout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EAB6ACD-E09C-4398-AE57-F813F8330E7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7456EC3D-B844-4C6A-8E25-617336047D29}">
      <dgm:prSet phldrT="[Text]"/>
      <dgm:spPr/>
      <dgm:t>
        <a:bodyPr/>
        <a:lstStyle/>
        <a:p>
          <a:r>
            <a:rPr lang="th-TH"/>
            <a:t>คณบดี</a:t>
          </a:r>
        </a:p>
      </dgm:t>
    </dgm:pt>
    <dgm:pt modelId="{FF64EAED-FD62-4520-BE13-F7E4953F82AA}" type="parTrans" cxnId="{F43D215F-8EF7-4098-81F8-0FCD38D77AD2}">
      <dgm:prSet/>
      <dgm:spPr/>
      <dgm:t>
        <a:bodyPr/>
        <a:lstStyle/>
        <a:p>
          <a:endParaRPr lang="th-TH"/>
        </a:p>
      </dgm:t>
    </dgm:pt>
    <dgm:pt modelId="{1B2D2A7C-BEBE-4CB4-8D51-C4755C462A5E}" type="sibTrans" cxnId="{F43D215F-8EF7-4098-81F8-0FCD38D77AD2}">
      <dgm:prSet/>
      <dgm:spPr/>
      <dgm:t>
        <a:bodyPr/>
        <a:lstStyle/>
        <a:p>
          <a:endParaRPr lang="th-TH"/>
        </a:p>
      </dgm:t>
    </dgm:pt>
    <dgm:pt modelId="{30AEB597-DC01-4EF5-890D-FCFB898EFE3E}">
      <dgm:prSet/>
      <dgm:spPr/>
      <dgm:t>
        <a:bodyPr/>
        <a:lstStyle/>
        <a:p>
          <a:r>
            <a:rPr lang="th-TH"/>
            <a:t>รองคณบดีฝ่ายที่ 1</a:t>
          </a:r>
          <a:endParaRPr lang="en-US"/>
        </a:p>
      </dgm:t>
    </dgm:pt>
    <dgm:pt modelId="{82EDEB22-9B76-4B9D-9A95-AE0BADC9AFDF}" type="parTrans" cxnId="{93DF31CC-67D5-4A48-91AE-4B69EBFD68A6}">
      <dgm:prSet/>
      <dgm:spPr/>
      <dgm:t>
        <a:bodyPr/>
        <a:lstStyle/>
        <a:p>
          <a:endParaRPr lang="th-TH"/>
        </a:p>
      </dgm:t>
    </dgm:pt>
    <dgm:pt modelId="{26300D24-3A0E-4266-A160-B436B7373443}" type="sibTrans" cxnId="{93DF31CC-67D5-4A48-91AE-4B69EBFD68A6}">
      <dgm:prSet/>
      <dgm:spPr/>
      <dgm:t>
        <a:bodyPr/>
        <a:lstStyle/>
        <a:p>
          <a:endParaRPr lang="th-TH"/>
        </a:p>
      </dgm:t>
    </dgm:pt>
    <dgm:pt modelId="{964CC297-7A41-4F93-8B61-76CDCC4EA430}">
      <dgm:prSet/>
      <dgm:spPr/>
      <dgm:t>
        <a:bodyPr/>
        <a:lstStyle/>
        <a:p>
          <a:r>
            <a:rPr lang="th-TH"/>
            <a:t>รองคณบดีฝ่านที่ 2</a:t>
          </a:r>
          <a:endParaRPr lang="en-US"/>
        </a:p>
      </dgm:t>
    </dgm:pt>
    <dgm:pt modelId="{1C2A40B3-707E-4693-A460-48CC39327C2A}" type="parTrans" cxnId="{D9D6379A-40FD-4314-A200-36E9B31C0B13}">
      <dgm:prSet/>
      <dgm:spPr/>
      <dgm:t>
        <a:bodyPr/>
        <a:lstStyle/>
        <a:p>
          <a:endParaRPr lang="th-TH"/>
        </a:p>
      </dgm:t>
    </dgm:pt>
    <dgm:pt modelId="{9762344B-4930-4ACA-95C7-414D928B7220}" type="sibTrans" cxnId="{D9D6379A-40FD-4314-A200-36E9B31C0B13}">
      <dgm:prSet/>
      <dgm:spPr/>
      <dgm:t>
        <a:bodyPr/>
        <a:lstStyle/>
        <a:p>
          <a:endParaRPr lang="th-TH"/>
        </a:p>
      </dgm:t>
    </dgm:pt>
    <dgm:pt modelId="{397C23C7-98F2-4810-9F19-FDF5B267E964}">
      <dgm:prSet/>
      <dgm:spPr/>
      <dgm:t>
        <a:bodyPr/>
        <a:lstStyle/>
        <a:p>
          <a:r>
            <a:rPr lang="th-TH"/>
            <a:t>หัวหน้าหลักสูตรที่ 1 </a:t>
          </a:r>
          <a:endParaRPr lang="en-US"/>
        </a:p>
      </dgm:t>
    </dgm:pt>
    <dgm:pt modelId="{E6B54811-394C-4A05-82E8-F46FA92CECF6}" type="parTrans" cxnId="{D15B9A34-076E-4DCE-B862-C70D7DAEE711}">
      <dgm:prSet/>
      <dgm:spPr/>
      <dgm:t>
        <a:bodyPr/>
        <a:lstStyle/>
        <a:p>
          <a:endParaRPr lang="th-TH"/>
        </a:p>
      </dgm:t>
    </dgm:pt>
    <dgm:pt modelId="{1FCE18F0-AB37-4C07-8E74-FC60FFECB5E8}" type="sibTrans" cxnId="{D15B9A34-076E-4DCE-B862-C70D7DAEE711}">
      <dgm:prSet/>
      <dgm:spPr/>
      <dgm:t>
        <a:bodyPr/>
        <a:lstStyle/>
        <a:p>
          <a:endParaRPr lang="th-TH"/>
        </a:p>
      </dgm:t>
    </dgm:pt>
    <dgm:pt modelId="{A0F2DD63-3F06-45EB-BD53-8B3FEC3E0B1D}">
      <dgm:prSet/>
      <dgm:spPr/>
      <dgm:t>
        <a:bodyPr/>
        <a:lstStyle/>
        <a:p>
          <a:r>
            <a:rPr lang="th-TH"/>
            <a:t>หัวหน้าหลักสูตรที่ 2</a:t>
          </a:r>
          <a:endParaRPr lang="en-US"/>
        </a:p>
      </dgm:t>
    </dgm:pt>
    <dgm:pt modelId="{67F60AC7-23BF-413A-A37C-7B086BFE8C8E}" type="parTrans" cxnId="{A443AB94-9F71-41E2-8BCB-32292E22BBF6}">
      <dgm:prSet/>
      <dgm:spPr/>
      <dgm:t>
        <a:bodyPr/>
        <a:lstStyle/>
        <a:p>
          <a:endParaRPr lang="th-TH"/>
        </a:p>
      </dgm:t>
    </dgm:pt>
    <dgm:pt modelId="{C654288E-EF09-4814-A9E8-07E153699329}" type="sibTrans" cxnId="{A443AB94-9F71-41E2-8BCB-32292E22BBF6}">
      <dgm:prSet/>
      <dgm:spPr/>
      <dgm:t>
        <a:bodyPr/>
        <a:lstStyle/>
        <a:p>
          <a:endParaRPr lang="th-TH"/>
        </a:p>
      </dgm:t>
    </dgm:pt>
    <dgm:pt modelId="{94F49EE7-234C-4BC9-83E4-7BE256C1D72D}">
      <dgm:prSet/>
      <dgm:spPr/>
      <dgm:t>
        <a:bodyPr/>
        <a:lstStyle/>
        <a:p>
          <a:r>
            <a:rPr lang="th-TH"/>
            <a:t>อาจารย์ประจำหลักสูตรคนที่ 1</a:t>
          </a:r>
          <a:endParaRPr lang="en-US"/>
        </a:p>
      </dgm:t>
    </dgm:pt>
    <dgm:pt modelId="{8D9D8A47-990A-428D-9AC3-CBFD0086D920}" type="parTrans" cxnId="{BE8EA4FF-36FD-48C3-9824-66066A307240}">
      <dgm:prSet/>
      <dgm:spPr/>
      <dgm:t>
        <a:bodyPr/>
        <a:lstStyle/>
        <a:p>
          <a:endParaRPr lang="th-TH"/>
        </a:p>
      </dgm:t>
    </dgm:pt>
    <dgm:pt modelId="{E3754CD0-F8AC-481F-994F-2AFE332B9E7E}" type="sibTrans" cxnId="{BE8EA4FF-36FD-48C3-9824-66066A307240}">
      <dgm:prSet/>
      <dgm:spPr/>
      <dgm:t>
        <a:bodyPr/>
        <a:lstStyle/>
        <a:p>
          <a:endParaRPr lang="th-TH"/>
        </a:p>
      </dgm:t>
    </dgm:pt>
    <dgm:pt modelId="{EA501A36-8346-430D-8E84-D8479E76A31D}">
      <dgm:prSet/>
      <dgm:spPr/>
      <dgm:t>
        <a:bodyPr/>
        <a:lstStyle/>
        <a:p>
          <a:r>
            <a:rPr lang="th-TH"/>
            <a:t>อาจารย์ประจำหลักสูตรคนที่ 2</a:t>
          </a:r>
          <a:endParaRPr lang="en-US"/>
        </a:p>
      </dgm:t>
    </dgm:pt>
    <dgm:pt modelId="{85E463C2-CD4C-42F3-B18B-764336040BE4}" type="parTrans" cxnId="{C915D7C4-F345-475E-9E05-899CD9C65C47}">
      <dgm:prSet/>
      <dgm:spPr/>
      <dgm:t>
        <a:bodyPr/>
        <a:lstStyle/>
        <a:p>
          <a:endParaRPr lang="th-TH"/>
        </a:p>
      </dgm:t>
    </dgm:pt>
    <dgm:pt modelId="{EFFCEC5F-0643-4362-9D62-365F4FB3080C}" type="sibTrans" cxnId="{C915D7C4-F345-475E-9E05-899CD9C65C47}">
      <dgm:prSet/>
      <dgm:spPr/>
      <dgm:t>
        <a:bodyPr/>
        <a:lstStyle/>
        <a:p>
          <a:endParaRPr lang="th-TH"/>
        </a:p>
      </dgm:t>
    </dgm:pt>
    <dgm:pt modelId="{056C5A2C-40FE-4354-97C6-40EE6C21F3AE}" type="pres">
      <dgm:prSet presAssocID="{FEAB6ACD-E09C-4398-AE57-F813F8330E7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D14C18E-0FEC-42F3-B6C3-88ADED6DD392}" type="pres">
      <dgm:prSet presAssocID="{7456EC3D-B844-4C6A-8E25-617336047D29}" presName="hierRoot1" presStyleCnt="0">
        <dgm:presLayoutVars>
          <dgm:hierBranch val="init"/>
        </dgm:presLayoutVars>
      </dgm:prSet>
      <dgm:spPr/>
    </dgm:pt>
    <dgm:pt modelId="{0C9BAAE7-E032-470B-8819-933BF7448A56}" type="pres">
      <dgm:prSet presAssocID="{7456EC3D-B844-4C6A-8E25-617336047D29}" presName="rootComposite1" presStyleCnt="0"/>
      <dgm:spPr/>
    </dgm:pt>
    <dgm:pt modelId="{F6B2DC56-66A5-494E-8026-D89819474D04}" type="pres">
      <dgm:prSet presAssocID="{7456EC3D-B844-4C6A-8E25-617336047D29}" presName="rootText1" presStyleLbl="node0" presStyleIdx="0" presStyleCnt="1">
        <dgm:presLayoutVars>
          <dgm:chPref val="3"/>
        </dgm:presLayoutVars>
      </dgm:prSet>
      <dgm:spPr/>
    </dgm:pt>
    <dgm:pt modelId="{923012CD-D784-4243-AB8C-67BA3728988D}" type="pres">
      <dgm:prSet presAssocID="{7456EC3D-B844-4C6A-8E25-617336047D29}" presName="rootConnector1" presStyleLbl="node1" presStyleIdx="0" presStyleCnt="0"/>
      <dgm:spPr/>
    </dgm:pt>
    <dgm:pt modelId="{80BF9A1C-F2D1-4150-AA42-9697E59AF2D6}" type="pres">
      <dgm:prSet presAssocID="{7456EC3D-B844-4C6A-8E25-617336047D29}" presName="hierChild2" presStyleCnt="0"/>
      <dgm:spPr/>
    </dgm:pt>
    <dgm:pt modelId="{4D57C70B-B7E3-45A2-A361-6C79CC0D610A}" type="pres">
      <dgm:prSet presAssocID="{82EDEB22-9B76-4B9D-9A95-AE0BADC9AFDF}" presName="Name37" presStyleLbl="parChTrans1D2" presStyleIdx="0" presStyleCnt="2"/>
      <dgm:spPr/>
    </dgm:pt>
    <dgm:pt modelId="{50BF183C-9F39-4EDD-825E-7E495B88C00E}" type="pres">
      <dgm:prSet presAssocID="{30AEB597-DC01-4EF5-890D-FCFB898EFE3E}" presName="hierRoot2" presStyleCnt="0">
        <dgm:presLayoutVars>
          <dgm:hierBranch val="init"/>
        </dgm:presLayoutVars>
      </dgm:prSet>
      <dgm:spPr/>
    </dgm:pt>
    <dgm:pt modelId="{D512EE97-B9D4-4101-85D0-07448C7FCB6C}" type="pres">
      <dgm:prSet presAssocID="{30AEB597-DC01-4EF5-890D-FCFB898EFE3E}" presName="rootComposite" presStyleCnt="0"/>
      <dgm:spPr/>
    </dgm:pt>
    <dgm:pt modelId="{8399B0F3-2197-490D-B7D7-8772ACB2B99F}" type="pres">
      <dgm:prSet presAssocID="{30AEB597-DC01-4EF5-890D-FCFB898EFE3E}" presName="rootText" presStyleLbl="node2" presStyleIdx="0" presStyleCnt="2">
        <dgm:presLayoutVars>
          <dgm:chPref val="3"/>
        </dgm:presLayoutVars>
      </dgm:prSet>
      <dgm:spPr/>
    </dgm:pt>
    <dgm:pt modelId="{9D2350B9-9DEE-41E4-96FE-D11AA4940E63}" type="pres">
      <dgm:prSet presAssocID="{30AEB597-DC01-4EF5-890D-FCFB898EFE3E}" presName="rootConnector" presStyleLbl="node2" presStyleIdx="0" presStyleCnt="2"/>
      <dgm:spPr/>
    </dgm:pt>
    <dgm:pt modelId="{9D0E3751-E9CC-49EA-B1D6-62E4428B9B92}" type="pres">
      <dgm:prSet presAssocID="{30AEB597-DC01-4EF5-890D-FCFB898EFE3E}" presName="hierChild4" presStyleCnt="0"/>
      <dgm:spPr/>
    </dgm:pt>
    <dgm:pt modelId="{27D7AC71-97C9-4E91-8551-2D3B90283AD0}" type="pres">
      <dgm:prSet presAssocID="{30AEB597-DC01-4EF5-890D-FCFB898EFE3E}" presName="hierChild5" presStyleCnt="0"/>
      <dgm:spPr/>
    </dgm:pt>
    <dgm:pt modelId="{FA53F8EC-2BA2-4FAA-8938-A2B1202E8CC8}" type="pres">
      <dgm:prSet presAssocID="{1C2A40B3-707E-4693-A460-48CC39327C2A}" presName="Name37" presStyleLbl="parChTrans1D2" presStyleIdx="1" presStyleCnt="2"/>
      <dgm:spPr/>
    </dgm:pt>
    <dgm:pt modelId="{E4B9D75B-A089-48B9-B7DE-A7EF046EC16B}" type="pres">
      <dgm:prSet presAssocID="{964CC297-7A41-4F93-8B61-76CDCC4EA430}" presName="hierRoot2" presStyleCnt="0">
        <dgm:presLayoutVars>
          <dgm:hierBranch val="init"/>
        </dgm:presLayoutVars>
      </dgm:prSet>
      <dgm:spPr/>
    </dgm:pt>
    <dgm:pt modelId="{FE76EDA3-55FA-42CF-8D02-3D93673DAD20}" type="pres">
      <dgm:prSet presAssocID="{964CC297-7A41-4F93-8B61-76CDCC4EA430}" presName="rootComposite" presStyleCnt="0"/>
      <dgm:spPr/>
    </dgm:pt>
    <dgm:pt modelId="{7BB8C80B-CFA1-4F36-8492-BAE82C0D6CC8}" type="pres">
      <dgm:prSet presAssocID="{964CC297-7A41-4F93-8B61-76CDCC4EA430}" presName="rootText" presStyleLbl="node2" presStyleIdx="1" presStyleCnt="2">
        <dgm:presLayoutVars>
          <dgm:chPref val="3"/>
        </dgm:presLayoutVars>
      </dgm:prSet>
      <dgm:spPr/>
    </dgm:pt>
    <dgm:pt modelId="{C07FD7D2-B41A-4A25-AF36-8E48F0E330D1}" type="pres">
      <dgm:prSet presAssocID="{964CC297-7A41-4F93-8B61-76CDCC4EA430}" presName="rootConnector" presStyleLbl="node2" presStyleIdx="1" presStyleCnt="2"/>
      <dgm:spPr/>
    </dgm:pt>
    <dgm:pt modelId="{533857B0-A01F-457E-B5A1-15FF644822E4}" type="pres">
      <dgm:prSet presAssocID="{964CC297-7A41-4F93-8B61-76CDCC4EA430}" presName="hierChild4" presStyleCnt="0"/>
      <dgm:spPr/>
    </dgm:pt>
    <dgm:pt modelId="{1E10CABB-073E-421E-997F-C9128928B641}" type="pres">
      <dgm:prSet presAssocID="{E6B54811-394C-4A05-82E8-F46FA92CECF6}" presName="Name37" presStyleLbl="parChTrans1D3" presStyleIdx="0" presStyleCnt="2"/>
      <dgm:spPr/>
    </dgm:pt>
    <dgm:pt modelId="{E06B8F95-C74B-4732-973E-BF8940AEA280}" type="pres">
      <dgm:prSet presAssocID="{397C23C7-98F2-4810-9F19-FDF5B267E964}" presName="hierRoot2" presStyleCnt="0">
        <dgm:presLayoutVars>
          <dgm:hierBranch val="init"/>
        </dgm:presLayoutVars>
      </dgm:prSet>
      <dgm:spPr/>
    </dgm:pt>
    <dgm:pt modelId="{0E3CD673-E411-4E0C-B43E-D713BA780CD6}" type="pres">
      <dgm:prSet presAssocID="{397C23C7-98F2-4810-9F19-FDF5B267E964}" presName="rootComposite" presStyleCnt="0"/>
      <dgm:spPr/>
    </dgm:pt>
    <dgm:pt modelId="{1BC22707-86DC-4599-AE90-96A75D7FBA09}" type="pres">
      <dgm:prSet presAssocID="{397C23C7-98F2-4810-9F19-FDF5B267E964}" presName="rootText" presStyleLbl="node3" presStyleIdx="0" presStyleCnt="2">
        <dgm:presLayoutVars>
          <dgm:chPref val="3"/>
        </dgm:presLayoutVars>
      </dgm:prSet>
      <dgm:spPr/>
    </dgm:pt>
    <dgm:pt modelId="{6F867181-CDB7-4D30-97E7-26DCF02BF022}" type="pres">
      <dgm:prSet presAssocID="{397C23C7-98F2-4810-9F19-FDF5B267E964}" presName="rootConnector" presStyleLbl="node3" presStyleIdx="0" presStyleCnt="2"/>
      <dgm:spPr/>
    </dgm:pt>
    <dgm:pt modelId="{26197C95-1CAC-4E02-89D0-F7E55E797394}" type="pres">
      <dgm:prSet presAssocID="{397C23C7-98F2-4810-9F19-FDF5B267E964}" presName="hierChild4" presStyleCnt="0"/>
      <dgm:spPr/>
    </dgm:pt>
    <dgm:pt modelId="{2FBE785F-EADA-476C-8372-5E370E3ABCFB}" type="pres">
      <dgm:prSet presAssocID="{397C23C7-98F2-4810-9F19-FDF5B267E964}" presName="hierChild5" presStyleCnt="0"/>
      <dgm:spPr/>
    </dgm:pt>
    <dgm:pt modelId="{58920BD7-7ADA-4236-88EF-7821A85070F7}" type="pres">
      <dgm:prSet presAssocID="{67F60AC7-23BF-413A-A37C-7B086BFE8C8E}" presName="Name37" presStyleLbl="parChTrans1D3" presStyleIdx="1" presStyleCnt="2"/>
      <dgm:spPr/>
    </dgm:pt>
    <dgm:pt modelId="{58F9DDF8-20F1-41DA-8568-7232D7E9F45C}" type="pres">
      <dgm:prSet presAssocID="{A0F2DD63-3F06-45EB-BD53-8B3FEC3E0B1D}" presName="hierRoot2" presStyleCnt="0">
        <dgm:presLayoutVars>
          <dgm:hierBranch val="init"/>
        </dgm:presLayoutVars>
      </dgm:prSet>
      <dgm:spPr/>
    </dgm:pt>
    <dgm:pt modelId="{99318BE9-C645-47A3-8126-7D494B26D545}" type="pres">
      <dgm:prSet presAssocID="{A0F2DD63-3F06-45EB-BD53-8B3FEC3E0B1D}" presName="rootComposite" presStyleCnt="0"/>
      <dgm:spPr/>
    </dgm:pt>
    <dgm:pt modelId="{E68ADEF8-2131-4363-B616-3C2E005B175F}" type="pres">
      <dgm:prSet presAssocID="{A0F2DD63-3F06-45EB-BD53-8B3FEC3E0B1D}" presName="rootText" presStyleLbl="node3" presStyleIdx="1" presStyleCnt="2">
        <dgm:presLayoutVars>
          <dgm:chPref val="3"/>
        </dgm:presLayoutVars>
      </dgm:prSet>
      <dgm:spPr/>
    </dgm:pt>
    <dgm:pt modelId="{29F76D8A-49A3-4C28-94CE-AA778F9ECC05}" type="pres">
      <dgm:prSet presAssocID="{A0F2DD63-3F06-45EB-BD53-8B3FEC3E0B1D}" presName="rootConnector" presStyleLbl="node3" presStyleIdx="1" presStyleCnt="2"/>
      <dgm:spPr/>
    </dgm:pt>
    <dgm:pt modelId="{78647385-47D0-4E5B-B330-C2022A4E3F10}" type="pres">
      <dgm:prSet presAssocID="{A0F2DD63-3F06-45EB-BD53-8B3FEC3E0B1D}" presName="hierChild4" presStyleCnt="0"/>
      <dgm:spPr/>
    </dgm:pt>
    <dgm:pt modelId="{79FAC1DD-64BF-4B63-81A3-C6FB8ACA19FA}" type="pres">
      <dgm:prSet presAssocID="{8D9D8A47-990A-428D-9AC3-CBFD0086D920}" presName="Name37" presStyleLbl="parChTrans1D4" presStyleIdx="0" presStyleCnt="2"/>
      <dgm:spPr/>
    </dgm:pt>
    <dgm:pt modelId="{80D2FB52-B1E0-4591-8774-07074A24453E}" type="pres">
      <dgm:prSet presAssocID="{94F49EE7-234C-4BC9-83E4-7BE256C1D72D}" presName="hierRoot2" presStyleCnt="0">
        <dgm:presLayoutVars>
          <dgm:hierBranch val="init"/>
        </dgm:presLayoutVars>
      </dgm:prSet>
      <dgm:spPr/>
    </dgm:pt>
    <dgm:pt modelId="{662C0E1D-C3DA-4128-97D9-C2DCBD984E85}" type="pres">
      <dgm:prSet presAssocID="{94F49EE7-234C-4BC9-83E4-7BE256C1D72D}" presName="rootComposite" presStyleCnt="0"/>
      <dgm:spPr/>
    </dgm:pt>
    <dgm:pt modelId="{DECB448F-B531-45BE-B9E9-C8A9301FFFCE}" type="pres">
      <dgm:prSet presAssocID="{94F49EE7-234C-4BC9-83E4-7BE256C1D72D}" presName="rootText" presStyleLbl="node4" presStyleIdx="0" presStyleCnt="2">
        <dgm:presLayoutVars>
          <dgm:chPref val="3"/>
        </dgm:presLayoutVars>
      </dgm:prSet>
      <dgm:spPr/>
    </dgm:pt>
    <dgm:pt modelId="{102382B8-F5A3-40D9-A028-992D1AC2C11F}" type="pres">
      <dgm:prSet presAssocID="{94F49EE7-234C-4BC9-83E4-7BE256C1D72D}" presName="rootConnector" presStyleLbl="node4" presStyleIdx="0" presStyleCnt="2"/>
      <dgm:spPr/>
    </dgm:pt>
    <dgm:pt modelId="{601DB142-F0E4-436B-8BC0-ECEE15D3381F}" type="pres">
      <dgm:prSet presAssocID="{94F49EE7-234C-4BC9-83E4-7BE256C1D72D}" presName="hierChild4" presStyleCnt="0"/>
      <dgm:spPr/>
    </dgm:pt>
    <dgm:pt modelId="{079D5DC5-B014-4C10-88AD-2F0D231A7AFD}" type="pres">
      <dgm:prSet presAssocID="{94F49EE7-234C-4BC9-83E4-7BE256C1D72D}" presName="hierChild5" presStyleCnt="0"/>
      <dgm:spPr/>
    </dgm:pt>
    <dgm:pt modelId="{A94CCE94-B835-41F1-8F49-34A5EA1B468C}" type="pres">
      <dgm:prSet presAssocID="{85E463C2-CD4C-42F3-B18B-764336040BE4}" presName="Name37" presStyleLbl="parChTrans1D4" presStyleIdx="1" presStyleCnt="2"/>
      <dgm:spPr/>
    </dgm:pt>
    <dgm:pt modelId="{B2653451-93CE-4930-863B-8D92222B32DB}" type="pres">
      <dgm:prSet presAssocID="{EA501A36-8346-430D-8E84-D8479E76A31D}" presName="hierRoot2" presStyleCnt="0">
        <dgm:presLayoutVars>
          <dgm:hierBranch val="init"/>
        </dgm:presLayoutVars>
      </dgm:prSet>
      <dgm:spPr/>
    </dgm:pt>
    <dgm:pt modelId="{CE38A32D-1C11-43ED-BB19-FD130F23F8F6}" type="pres">
      <dgm:prSet presAssocID="{EA501A36-8346-430D-8E84-D8479E76A31D}" presName="rootComposite" presStyleCnt="0"/>
      <dgm:spPr/>
    </dgm:pt>
    <dgm:pt modelId="{92F57AD9-C1B4-4DDC-9106-1C45E1BFABE2}" type="pres">
      <dgm:prSet presAssocID="{EA501A36-8346-430D-8E84-D8479E76A31D}" presName="rootText" presStyleLbl="node4" presStyleIdx="1" presStyleCnt="2">
        <dgm:presLayoutVars>
          <dgm:chPref val="3"/>
        </dgm:presLayoutVars>
      </dgm:prSet>
      <dgm:spPr/>
    </dgm:pt>
    <dgm:pt modelId="{7EC8FF44-D166-4326-92A2-65FF63D32495}" type="pres">
      <dgm:prSet presAssocID="{EA501A36-8346-430D-8E84-D8479E76A31D}" presName="rootConnector" presStyleLbl="node4" presStyleIdx="1" presStyleCnt="2"/>
      <dgm:spPr/>
    </dgm:pt>
    <dgm:pt modelId="{C2A3AF7A-76C8-4F25-B44A-88614397BB5B}" type="pres">
      <dgm:prSet presAssocID="{EA501A36-8346-430D-8E84-D8479E76A31D}" presName="hierChild4" presStyleCnt="0"/>
      <dgm:spPr/>
    </dgm:pt>
    <dgm:pt modelId="{631A053A-032D-461B-A820-0B8CBA0E5523}" type="pres">
      <dgm:prSet presAssocID="{EA501A36-8346-430D-8E84-D8479E76A31D}" presName="hierChild5" presStyleCnt="0"/>
      <dgm:spPr/>
    </dgm:pt>
    <dgm:pt modelId="{303B15DA-BB49-4C5C-80C5-9F6E23000996}" type="pres">
      <dgm:prSet presAssocID="{A0F2DD63-3F06-45EB-BD53-8B3FEC3E0B1D}" presName="hierChild5" presStyleCnt="0"/>
      <dgm:spPr/>
    </dgm:pt>
    <dgm:pt modelId="{F326C6D5-5B22-49D7-9B4D-C690026B7F6C}" type="pres">
      <dgm:prSet presAssocID="{964CC297-7A41-4F93-8B61-76CDCC4EA430}" presName="hierChild5" presStyleCnt="0"/>
      <dgm:spPr/>
    </dgm:pt>
    <dgm:pt modelId="{CD7C61EC-C339-4468-8DFE-799BF230EA95}" type="pres">
      <dgm:prSet presAssocID="{7456EC3D-B844-4C6A-8E25-617336047D29}" presName="hierChild3" presStyleCnt="0"/>
      <dgm:spPr/>
    </dgm:pt>
  </dgm:ptLst>
  <dgm:cxnLst>
    <dgm:cxn modelId="{69148F05-AC55-4B25-B6DE-0A5B1814D433}" type="presOf" srcId="{30AEB597-DC01-4EF5-890D-FCFB898EFE3E}" destId="{9D2350B9-9DEE-41E4-96FE-D11AA4940E63}" srcOrd="1" destOrd="0" presId="urn:microsoft.com/office/officeart/2005/8/layout/orgChart1"/>
    <dgm:cxn modelId="{E725FE23-9127-46CC-A5E5-73D1F27D0C71}" type="presOf" srcId="{7456EC3D-B844-4C6A-8E25-617336047D29}" destId="{F6B2DC56-66A5-494E-8026-D89819474D04}" srcOrd="0" destOrd="0" presId="urn:microsoft.com/office/officeart/2005/8/layout/orgChart1"/>
    <dgm:cxn modelId="{34025E30-1CDC-4911-BBE4-0CC410AC8EE8}" type="presOf" srcId="{EA501A36-8346-430D-8E84-D8479E76A31D}" destId="{92F57AD9-C1B4-4DDC-9106-1C45E1BFABE2}" srcOrd="0" destOrd="0" presId="urn:microsoft.com/office/officeart/2005/8/layout/orgChart1"/>
    <dgm:cxn modelId="{81E2CD32-F238-4074-ADDE-F1B91FCFBBC1}" type="presOf" srcId="{82EDEB22-9B76-4B9D-9A95-AE0BADC9AFDF}" destId="{4D57C70B-B7E3-45A2-A361-6C79CC0D610A}" srcOrd="0" destOrd="0" presId="urn:microsoft.com/office/officeart/2005/8/layout/orgChart1"/>
    <dgm:cxn modelId="{D15B9A34-076E-4DCE-B862-C70D7DAEE711}" srcId="{964CC297-7A41-4F93-8B61-76CDCC4EA430}" destId="{397C23C7-98F2-4810-9F19-FDF5B267E964}" srcOrd="0" destOrd="0" parTransId="{E6B54811-394C-4A05-82E8-F46FA92CECF6}" sibTransId="{1FCE18F0-AB37-4C07-8E74-FC60FFECB5E8}"/>
    <dgm:cxn modelId="{F43D215F-8EF7-4098-81F8-0FCD38D77AD2}" srcId="{FEAB6ACD-E09C-4398-AE57-F813F8330E79}" destId="{7456EC3D-B844-4C6A-8E25-617336047D29}" srcOrd="0" destOrd="0" parTransId="{FF64EAED-FD62-4520-BE13-F7E4953F82AA}" sibTransId="{1B2D2A7C-BEBE-4CB4-8D51-C4755C462A5E}"/>
    <dgm:cxn modelId="{6AD2DF60-897A-4B08-BC52-9D4F4CE04015}" type="presOf" srcId="{964CC297-7A41-4F93-8B61-76CDCC4EA430}" destId="{7BB8C80B-CFA1-4F36-8492-BAE82C0D6CC8}" srcOrd="0" destOrd="0" presId="urn:microsoft.com/office/officeart/2005/8/layout/orgChart1"/>
    <dgm:cxn modelId="{D8733E41-BF30-4EAF-84FE-55739079B3B3}" type="presOf" srcId="{E6B54811-394C-4A05-82E8-F46FA92CECF6}" destId="{1E10CABB-073E-421E-997F-C9128928B641}" srcOrd="0" destOrd="0" presId="urn:microsoft.com/office/officeart/2005/8/layout/orgChart1"/>
    <dgm:cxn modelId="{57B40569-8CB4-4AEF-AA43-23D120341E5D}" type="presOf" srcId="{7456EC3D-B844-4C6A-8E25-617336047D29}" destId="{923012CD-D784-4243-AB8C-67BA3728988D}" srcOrd="1" destOrd="0" presId="urn:microsoft.com/office/officeart/2005/8/layout/orgChart1"/>
    <dgm:cxn modelId="{92DA934D-7C1C-45B8-BAB6-84C3A74C958A}" type="presOf" srcId="{67F60AC7-23BF-413A-A37C-7B086BFE8C8E}" destId="{58920BD7-7ADA-4236-88EF-7821A85070F7}" srcOrd="0" destOrd="0" presId="urn:microsoft.com/office/officeart/2005/8/layout/orgChart1"/>
    <dgm:cxn modelId="{3216D751-A702-473F-BF16-E9B772A2EAA5}" type="presOf" srcId="{30AEB597-DC01-4EF5-890D-FCFB898EFE3E}" destId="{8399B0F3-2197-490D-B7D7-8772ACB2B99F}" srcOrd="0" destOrd="0" presId="urn:microsoft.com/office/officeart/2005/8/layout/orgChart1"/>
    <dgm:cxn modelId="{69F01652-260C-4AE5-AD07-A3B07035847B}" type="presOf" srcId="{A0F2DD63-3F06-45EB-BD53-8B3FEC3E0B1D}" destId="{E68ADEF8-2131-4363-B616-3C2E005B175F}" srcOrd="0" destOrd="0" presId="urn:microsoft.com/office/officeart/2005/8/layout/orgChart1"/>
    <dgm:cxn modelId="{543DBE81-86C4-4306-BE3C-1C59A0F0D080}" type="presOf" srcId="{EA501A36-8346-430D-8E84-D8479E76A31D}" destId="{7EC8FF44-D166-4326-92A2-65FF63D32495}" srcOrd="1" destOrd="0" presId="urn:microsoft.com/office/officeart/2005/8/layout/orgChart1"/>
    <dgm:cxn modelId="{84F99584-2559-4183-800B-3C6EFE51C81E}" type="presOf" srcId="{94F49EE7-234C-4BC9-83E4-7BE256C1D72D}" destId="{DECB448F-B531-45BE-B9E9-C8A9301FFFCE}" srcOrd="0" destOrd="0" presId="urn:microsoft.com/office/officeart/2005/8/layout/orgChart1"/>
    <dgm:cxn modelId="{B7CAE485-8766-492B-840E-D066754109F4}" type="presOf" srcId="{397C23C7-98F2-4810-9F19-FDF5B267E964}" destId="{6F867181-CDB7-4D30-97E7-26DCF02BF022}" srcOrd="1" destOrd="0" presId="urn:microsoft.com/office/officeart/2005/8/layout/orgChart1"/>
    <dgm:cxn modelId="{86E7E48A-3DC4-4FED-8994-AE3C71F6480A}" type="presOf" srcId="{FEAB6ACD-E09C-4398-AE57-F813F8330E79}" destId="{056C5A2C-40FE-4354-97C6-40EE6C21F3AE}" srcOrd="0" destOrd="0" presId="urn:microsoft.com/office/officeart/2005/8/layout/orgChart1"/>
    <dgm:cxn modelId="{A443AB94-9F71-41E2-8BCB-32292E22BBF6}" srcId="{964CC297-7A41-4F93-8B61-76CDCC4EA430}" destId="{A0F2DD63-3F06-45EB-BD53-8B3FEC3E0B1D}" srcOrd="1" destOrd="0" parTransId="{67F60AC7-23BF-413A-A37C-7B086BFE8C8E}" sibTransId="{C654288E-EF09-4814-A9E8-07E153699329}"/>
    <dgm:cxn modelId="{D9D6379A-40FD-4314-A200-36E9B31C0B13}" srcId="{7456EC3D-B844-4C6A-8E25-617336047D29}" destId="{964CC297-7A41-4F93-8B61-76CDCC4EA430}" srcOrd="1" destOrd="0" parTransId="{1C2A40B3-707E-4693-A460-48CC39327C2A}" sibTransId="{9762344B-4930-4ACA-95C7-414D928B7220}"/>
    <dgm:cxn modelId="{60F16A9A-1B0C-4AB9-8D06-9528A26E0FEE}" type="presOf" srcId="{8D9D8A47-990A-428D-9AC3-CBFD0086D920}" destId="{79FAC1DD-64BF-4B63-81A3-C6FB8ACA19FA}" srcOrd="0" destOrd="0" presId="urn:microsoft.com/office/officeart/2005/8/layout/orgChart1"/>
    <dgm:cxn modelId="{90CB739A-CCFA-45A0-86E9-9D35561D1825}" type="presOf" srcId="{85E463C2-CD4C-42F3-B18B-764336040BE4}" destId="{A94CCE94-B835-41F1-8F49-34A5EA1B468C}" srcOrd="0" destOrd="0" presId="urn:microsoft.com/office/officeart/2005/8/layout/orgChart1"/>
    <dgm:cxn modelId="{988CFBA2-1DDD-48D5-A440-F4E52DE90838}" type="presOf" srcId="{397C23C7-98F2-4810-9F19-FDF5B267E964}" destId="{1BC22707-86DC-4599-AE90-96A75D7FBA09}" srcOrd="0" destOrd="0" presId="urn:microsoft.com/office/officeart/2005/8/layout/orgChart1"/>
    <dgm:cxn modelId="{9B50BDA3-C996-4713-BAB9-684DFAD6C31E}" type="presOf" srcId="{964CC297-7A41-4F93-8B61-76CDCC4EA430}" destId="{C07FD7D2-B41A-4A25-AF36-8E48F0E330D1}" srcOrd="1" destOrd="0" presId="urn:microsoft.com/office/officeart/2005/8/layout/orgChart1"/>
    <dgm:cxn modelId="{BA84E0A4-7A15-4929-B7EB-5B41B7463DD3}" type="presOf" srcId="{1C2A40B3-707E-4693-A460-48CC39327C2A}" destId="{FA53F8EC-2BA2-4FAA-8938-A2B1202E8CC8}" srcOrd="0" destOrd="0" presId="urn:microsoft.com/office/officeart/2005/8/layout/orgChart1"/>
    <dgm:cxn modelId="{CB5CB0B4-E8BC-4830-ABEF-3B9F96F8A756}" type="presOf" srcId="{94F49EE7-234C-4BC9-83E4-7BE256C1D72D}" destId="{102382B8-F5A3-40D9-A028-992D1AC2C11F}" srcOrd="1" destOrd="0" presId="urn:microsoft.com/office/officeart/2005/8/layout/orgChart1"/>
    <dgm:cxn modelId="{841586B8-4B01-4FE3-A44F-FDCDFDDA71DA}" type="presOf" srcId="{A0F2DD63-3F06-45EB-BD53-8B3FEC3E0B1D}" destId="{29F76D8A-49A3-4C28-94CE-AA778F9ECC05}" srcOrd="1" destOrd="0" presId="urn:microsoft.com/office/officeart/2005/8/layout/orgChart1"/>
    <dgm:cxn modelId="{C915D7C4-F345-475E-9E05-899CD9C65C47}" srcId="{A0F2DD63-3F06-45EB-BD53-8B3FEC3E0B1D}" destId="{EA501A36-8346-430D-8E84-D8479E76A31D}" srcOrd="1" destOrd="0" parTransId="{85E463C2-CD4C-42F3-B18B-764336040BE4}" sibTransId="{EFFCEC5F-0643-4362-9D62-365F4FB3080C}"/>
    <dgm:cxn modelId="{93DF31CC-67D5-4A48-91AE-4B69EBFD68A6}" srcId="{7456EC3D-B844-4C6A-8E25-617336047D29}" destId="{30AEB597-DC01-4EF5-890D-FCFB898EFE3E}" srcOrd="0" destOrd="0" parTransId="{82EDEB22-9B76-4B9D-9A95-AE0BADC9AFDF}" sibTransId="{26300D24-3A0E-4266-A160-B436B7373443}"/>
    <dgm:cxn modelId="{BE8EA4FF-36FD-48C3-9824-66066A307240}" srcId="{A0F2DD63-3F06-45EB-BD53-8B3FEC3E0B1D}" destId="{94F49EE7-234C-4BC9-83E4-7BE256C1D72D}" srcOrd="0" destOrd="0" parTransId="{8D9D8A47-990A-428D-9AC3-CBFD0086D920}" sibTransId="{E3754CD0-F8AC-481F-994F-2AFE332B9E7E}"/>
    <dgm:cxn modelId="{B8B7DA11-69BD-403F-8F59-DD0DE28D34BD}" type="presParOf" srcId="{056C5A2C-40FE-4354-97C6-40EE6C21F3AE}" destId="{5D14C18E-0FEC-42F3-B6C3-88ADED6DD392}" srcOrd="0" destOrd="0" presId="urn:microsoft.com/office/officeart/2005/8/layout/orgChart1"/>
    <dgm:cxn modelId="{8C6377B4-93BF-4333-8C60-A29D9AF22E7F}" type="presParOf" srcId="{5D14C18E-0FEC-42F3-B6C3-88ADED6DD392}" destId="{0C9BAAE7-E032-470B-8819-933BF7448A56}" srcOrd="0" destOrd="0" presId="urn:microsoft.com/office/officeart/2005/8/layout/orgChart1"/>
    <dgm:cxn modelId="{CA0A02D6-A6F3-4FFD-AAED-7AAD4AFF1451}" type="presParOf" srcId="{0C9BAAE7-E032-470B-8819-933BF7448A56}" destId="{F6B2DC56-66A5-494E-8026-D89819474D04}" srcOrd="0" destOrd="0" presId="urn:microsoft.com/office/officeart/2005/8/layout/orgChart1"/>
    <dgm:cxn modelId="{FB2FAAF5-4AB8-40A5-961E-FCB9A0AECA0B}" type="presParOf" srcId="{0C9BAAE7-E032-470B-8819-933BF7448A56}" destId="{923012CD-D784-4243-AB8C-67BA3728988D}" srcOrd="1" destOrd="0" presId="urn:microsoft.com/office/officeart/2005/8/layout/orgChart1"/>
    <dgm:cxn modelId="{66F5CFFA-D8A5-4D8B-9263-D21AA08FC3D7}" type="presParOf" srcId="{5D14C18E-0FEC-42F3-B6C3-88ADED6DD392}" destId="{80BF9A1C-F2D1-4150-AA42-9697E59AF2D6}" srcOrd="1" destOrd="0" presId="urn:microsoft.com/office/officeart/2005/8/layout/orgChart1"/>
    <dgm:cxn modelId="{4A81CB8A-5094-44C0-B40C-A3B30D8AECB9}" type="presParOf" srcId="{80BF9A1C-F2D1-4150-AA42-9697E59AF2D6}" destId="{4D57C70B-B7E3-45A2-A361-6C79CC0D610A}" srcOrd="0" destOrd="0" presId="urn:microsoft.com/office/officeart/2005/8/layout/orgChart1"/>
    <dgm:cxn modelId="{F677E28E-0AAE-4E0C-91F9-28A209279FEB}" type="presParOf" srcId="{80BF9A1C-F2D1-4150-AA42-9697E59AF2D6}" destId="{50BF183C-9F39-4EDD-825E-7E495B88C00E}" srcOrd="1" destOrd="0" presId="urn:microsoft.com/office/officeart/2005/8/layout/orgChart1"/>
    <dgm:cxn modelId="{711EE6A9-A193-40C3-8638-3396FF6D5F36}" type="presParOf" srcId="{50BF183C-9F39-4EDD-825E-7E495B88C00E}" destId="{D512EE97-B9D4-4101-85D0-07448C7FCB6C}" srcOrd="0" destOrd="0" presId="urn:microsoft.com/office/officeart/2005/8/layout/orgChart1"/>
    <dgm:cxn modelId="{28ED44F4-2E79-453C-98C5-7BD0DD75868A}" type="presParOf" srcId="{D512EE97-B9D4-4101-85D0-07448C7FCB6C}" destId="{8399B0F3-2197-490D-B7D7-8772ACB2B99F}" srcOrd="0" destOrd="0" presId="urn:microsoft.com/office/officeart/2005/8/layout/orgChart1"/>
    <dgm:cxn modelId="{004D22AF-D5F3-4289-B428-7A83CA3C3CC8}" type="presParOf" srcId="{D512EE97-B9D4-4101-85D0-07448C7FCB6C}" destId="{9D2350B9-9DEE-41E4-96FE-D11AA4940E63}" srcOrd="1" destOrd="0" presId="urn:microsoft.com/office/officeart/2005/8/layout/orgChart1"/>
    <dgm:cxn modelId="{C0441E9A-D0F5-460F-85CC-997B1928BA1F}" type="presParOf" srcId="{50BF183C-9F39-4EDD-825E-7E495B88C00E}" destId="{9D0E3751-E9CC-49EA-B1D6-62E4428B9B92}" srcOrd="1" destOrd="0" presId="urn:microsoft.com/office/officeart/2005/8/layout/orgChart1"/>
    <dgm:cxn modelId="{5C5C6972-2BBA-404F-97C4-3906B7DD1F8A}" type="presParOf" srcId="{50BF183C-9F39-4EDD-825E-7E495B88C00E}" destId="{27D7AC71-97C9-4E91-8551-2D3B90283AD0}" srcOrd="2" destOrd="0" presId="urn:microsoft.com/office/officeart/2005/8/layout/orgChart1"/>
    <dgm:cxn modelId="{89380DE0-838B-435A-8E95-04BAE532FD34}" type="presParOf" srcId="{80BF9A1C-F2D1-4150-AA42-9697E59AF2D6}" destId="{FA53F8EC-2BA2-4FAA-8938-A2B1202E8CC8}" srcOrd="2" destOrd="0" presId="urn:microsoft.com/office/officeart/2005/8/layout/orgChart1"/>
    <dgm:cxn modelId="{F010A0BF-3613-4DA3-ABEC-706ED23E6702}" type="presParOf" srcId="{80BF9A1C-F2D1-4150-AA42-9697E59AF2D6}" destId="{E4B9D75B-A089-48B9-B7DE-A7EF046EC16B}" srcOrd="3" destOrd="0" presId="urn:microsoft.com/office/officeart/2005/8/layout/orgChart1"/>
    <dgm:cxn modelId="{B67AA98B-1139-494C-8CD8-4BE178D0A087}" type="presParOf" srcId="{E4B9D75B-A089-48B9-B7DE-A7EF046EC16B}" destId="{FE76EDA3-55FA-42CF-8D02-3D93673DAD20}" srcOrd="0" destOrd="0" presId="urn:microsoft.com/office/officeart/2005/8/layout/orgChart1"/>
    <dgm:cxn modelId="{D098A171-95E5-449C-9721-D05A4730FEA2}" type="presParOf" srcId="{FE76EDA3-55FA-42CF-8D02-3D93673DAD20}" destId="{7BB8C80B-CFA1-4F36-8492-BAE82C0D6CC8}" srcOrd="0" destOrd="0" presId="urn:microsoft.com/office/officeart/2005/8/layout/orgChart1"/>
    <dgm:cxn modelId="{C5448848-0916-40D2-9BA7-99C152AFF2FA}" type="presParOf" srcId="{FE76EDA3-55FA-42CF-8D02-3D93673DAD20}" destId="{C07FD7D2-B41A-4A25-AF36-8E48F0E330D1}" srcOrd="1" destOrd="0" presId="urn:microsoft.com/office/officeart/2005/8/layout/orgChart1"/>
    <dgm:cxn modelId="{A47BF82F-D6DC-46A9-BDF8-77293DD1B522}" type="presParOf" srcId="{E4B9D75B-A089-48B9-B7DE-A7EF046EC16B}" destId="{533857B0-A01F-457E-B5A1-15FF644822E4}" srcOrd="1" destOrd="0" presId="urn:microsoft.com/office/officeart/2005/8/layout/orgChart1"/>
    <dgm:cxn modelId="{7112FA5A-C483-4D73-8851-FF5D851BF8B2}" type="presParOf" srcId="{533857B0-A01F-457E-B5A1-15FF644822E4}" destId="{1E10CABB-073E-421E-997F-C9128928B641}" srcOrd="0" destOrd="0" presId="urn:microsoft.com/office/officeart/2005/8/layout/orgChart1"/>
    <dgm:cxn modelId="{D48004A8-D0E8-49FA-941B-DF5180E91D8D}" type="presParOf" srcId="{533857B0-A01F-457E-B5A1-15FF644822E4}" destId="{E06B8F95-C74B-4732-973E-BF8940AEA280}" srcOrd="1" destOrd="0" presId="urn:microsoft.com/office/officeart/2005/8/layout/orgChart1"/>
    <dgm:cxn modelId="{E195AD3D-66A8-407E-9EFE-7A5E7BBD47B0}" type="presParOf" srcId="{E06B8F95-C74B-4732-973E-BF8940AEA280}" destId="{0E3CD673-E411-4E0C-B43E-D713BA780CD6}" srcOrd="0" destOrd="0" presId="urn:microsoft.com/office/officeart/2005/8/layout/orgChart1"/>
    <dgm:cxn modelId="{B5AEA523-C82D-49E5-A1B1-36CF543F153F}" type="presParOf" srcId="{0E3CD673-E411-4E0C-B43E-D713BA780CD6}" destId="{1BC22707-86DC-4599-AE90-96A75D7FBA09}" srcOrd="0" destOrd="0" presId="urn:microsoft.com/office/officeart/2005/8/layout/orgChart1"/>
    <dgm:cxn modelId="{0C9CE7B4-583E-481D-AE49-08B54BE34ECA}" type="presParOf" srcId="{0E3CD673-E411-4E0C-B43E-D713BA780CD6}" destId="{6F867181-CDB7-4D30-97E7-26DCF02BF022}" srcOrd="1" destOrd="0" presId="urn:microsoft.com/office/officeart/2005/8/layout/orgChart1"/>
    <dgm:cxn modelId="{CC5C5E05-E5A6-4527-AD1C-E60CD2F97976}" type="presParOf" srcId="{E06B8F95-C74B-4732-973E-BF8940AEA280}" destId="{26197C95-1CAC-4E02-89D0-F7E55E797394}" srcOrd="1" destOrd="0" presId="urn:microsoft.com/office/officeart/2005/8/layout/orgChart1"/>
    <dgm:cxn modelId="{6C56CE95-BC04-4139-A1B1-DE227F1156A7}" type="presParOf" srcId="{E06B8F95-C74B-4732-973E-BF8940AEA280}" destId="{2FBE785F-EADA-476C-8372-5E370E3ABCFB}" srcOrd="2" destOrd="0" presId="urn:microsoft.com/office/officeart/2005/8/layout/orgChart1"/>
    <dgm:cxn modelId="{2DC14410-956C-4632-83C3-70AF183E44C1}" type="presParOf" srcId="{533857B0-A01F-457E-B5A1-15FF644822E4}" destId="{58920BD7-7ADA-4236-88EF-7821A85070F7}" srcOrd="2" destOrd="0" presId="urn:microsoft.com/office/officeart/2005/8/layout/orgChart1"/>
    <dgm:cxn modelId="{8D558B00-C54B-4F7E-B17C-85A4C734E981}" type="presParOf" srcId="{533857B0-A01F-457E-B5A1-15FF644822E4}" destId="{58F9DDF8-20F1-41DA-8568-7232D7E9F45C}" srcOrd="3" destOrd="0" presId="urn:microsoft.com/office/officeart/2005/8/layout/orgChart1"/>
    <dgm:cxn modelId="{3D19FD79-B33B-4B4E-992A-3979FD6E1CE2}" type="presParOf" srcId="{58F9DDF8-20F1-41DA-8568-7232D7E9F45C}" destId="{99318BE9-C645-47A3-8126-7D494B26D545}" srcOrd="0" destOrd="0" presId="urn:microsoft.com/office/officeart/2005/8/layout/orgChart1"/>
    <dgm:cxn modelId="{EA0A379C-6DF4-4BF9-AFAD-1100B4E451E3}" type="presParOf" srcId="{99318BE9-C645-47A3-8126-7D494B26D545}" destId="{E68ADEF8-2131-4363-B616-3C2E005B175F}" srcOrd="0" destOrd="0" presId="urn:microsoft.com/office/officeart/2005/8/layout/orgChart1"/>
    <dgm:cxn modelId="{69A02DFD-9556-4726-9F53-288587063E28}" type="presParOf" srcId="{99318BE9-C645-47A3-8126-7D494B26D545}" destId="{29F76D8A-49A3-4C28-94CE-AA778F9ECC05}" srcOrd="1" destOrd="0" presId="urn:microsoft.com/office/officeart/2005/8/layout/orgChart1"/>
    <dgm:cxn modelId="{E43DCCE8-57AA-470E-9EED-89C90471EFE8}" type="presParOf" srcId="{58F9DDF8-20F1-41DA-8568-7232D7E9F45C}" destId="{78647385-47D0-4E5B-B330-C2022A4E3F10}" srcOrd="1" destOrd="0" presId="urn:microsoft.com/office/officeart/2005/8/layout/orgChart1"/>
    <dgm:cxn modelId="{40D3AA65-8559-474D-8613-BE583051C959}" type="presParOf" srcId="{78647385-47D0-4E5B-B330-C2022A4E3F10}" destId="{79FAC1DD-64BF-4B63-81A3-C6FB8ACA19FA}" srcOrd="0" destOrd="0" presId="urn:microsoft.com/office/officeart/2005/8/layout/orgChart1"/>
    <dgm:cxn modelId="{AC6F645E-B1C7-4CBC-AB3A-0553629A2B98}" type="presParOf" srcId="{78647385-47D0-4E5B-B330-C2022A4E3F10}" destId="{80D2FB52-B1E0-4591-8774-07074A24453E}" srcOrd="1" destOrd="0" presId="urn:microsoft.com/office/officeart/2005/8/layout/orgChart1"/>
    <dgm:cxn modelId="{08B39B1F-0AA4-400D-86F4-AD6370512518}" type="presParOf" srcId="{80D2FB52-B1E0-4591-8774-07074A24453E}" destId="{662C0E1D-C3DA-4128-97D9-C2DCBD984E85}" srcOrd="0" destOrd="0" presId="urn:microsoft.com/office/officeart/2005/8/layout/orgChart1"/>
    <dgm:cxn modelId="{2F634C36-EF92-4BA5-A18E-DF52B48F853A}" type="presParOf" srcId="{662C0E1D-C3DA-4128-97D9-C2DCBD984E85}" destId="{DECB448F-B531-45BE-B9E9-C8A9301FFFCE}" srcOrd="0" destOrd="0" presId="urn:microsoft.com/office/officeart/2005/8/layout/orgChart1"/>
    <dgm:cxn modelId="{E1FB85BF-372B-4DD0-9342-D9E896C4A94E}" type="presParOf" srcId="{662C0E1D-C3DA-4128-97D9-C2DCBD984E85}" destId="{102382B8-F5A3-40D9-A028-992D1AC2C11F}" srcOrd="1" destOrd="0" presId="urn:microsoft.com/office/officeart/2005/8/layout/orgChart1"/>
    <dgm:cxn modelId="{755AFA55-52DB-45FE-B5AD-2E0A8AB3EBAC}" type="presParOf" srcId="{80D2FB52-B1E0-4591-8774-07074A24453E}" destId="{601DB142-F0E4-436B-8BC0-ECEE15D3381F}" srcOrd="1" destOrd="0" presId="urn:microsoft.com/office/officeart/2005/8/layout/orgChart1"/>
    <dgm:cxn modelId="{61721914-8A7A-47DA-AA82-EFEEE8C7F6CB}" type="presParOf" srcId="{80D2FB52-B1E0-4591-8774-07074A24453E}" destId="{079D5DC5-B014-4C10-88AD-2F0D231A7AFD}" srcOrd="2" destOrd="0" presId="urn:microsoft.com/office/officeart/2005/8/layout/orgChart1"/>
    <dgm:cxn modelId="{27E708CA-F1A0-453E-A118-943924EC777C}" type="presParOf" srcId="{78647385-47D0-4E5B-B330-C2022A4E3F10}" destId="{A94CCE94-B835-41F1-8F49-34A5EA1B468C}" srcOrd="2" destOrd="0" presId="urn:microsoft.com/office/officeart/2005/8/layout/orgChart1"/>
    <dgm:cxn modelId="{6BA9E0C3-AB85-4242-B196-4B85EB68BB07}" type="presParOf" srcId="{78647385-47D0-4E5B-B330-C2022A4E3F10}" destId="{B2653451-93CE-4930-863B-8D92222B32DB}" srcOrd="3" destOrd="0" presId="urn:microsoft.com/office/officeart/2005/8/layout/orgChart1"/>
    <dgm:cxn modelId="{C041F6B5-6F81-4655-9DE1-D152084260DA}" type="presParOf" srcId="{B2653451-93CE-4930-863B-8D92222B32DB}" destId="{CE38A32D-1C11-43ED-BB19-FD130F23F8F6}" srcOrd="0" destOrd="0" presId="urn:microsoft.com/office/officeart/2005/8/layout/orgChart1"/>
    <dgm:cxn modelId="{E33A50B0-7081-4805-96BE-3F21F8FF2EB8}" type="presParOf" srcId="{CE38A32D-1C11-43ED-BB19-FD130F23F8F6}" destId="{92F57AD9-C1B4-4DDC-9106-1C45E1BFABE2}" srcOrd="0" destOrd="0" presId="urn:microsoft.com/office/officeart/2005/8/layout/orgChart1"/>
    <dgm:cxn modelId="{ECE1A35D-28BE-482E-9A8C-3DC89E82946F}" type="presParOf" srcId="{CE38A32D-1C11-43ED-BB19-FD130F23F8F6}" destId="{7EC8FF44-D166-4326-92A2-65FF63D32495}" srcOrd="1" destOrd="0" presId="urn:microsoft.com/office/officeart/2005/8/layout/orgChart1"/>
    <dgm:cxn modelId="{03AA4FF7-7381-4752-8208-3395FBD4E243}" type="presParOf" srcId="{B2653451-93CE-4930-863B-8D92222B32DB}" destId="{C2A3AF7A-76C8-4F25-B44A-88614397BB5B}" srcOrd="1" destOrd="0" presId="urn:microsoft.com/office/officeart/2005/8/layout/orgChart1"/>
    <dgm:cxn modelId="{07D4239C-BFA6-4CF6-944F-AA6F6831A6E3}" type="presParOf" srcId="{B2653451-93CE-4930-863B-8D92222B32DB}" destId="{631A053A-032D-461B-A820-0B8CBA0E5523}" srcOrd="2" destOrd="0" presId="urn:microsoft.com/office/officeart/2005/8/layout/orgChart1"/>
    <dgm:cxn modelId="{E1E3145F-F120-4EC1-B983-4499983EE8EF}" type="presParOf" srcId="{58F9DDF8-20F1-41DA-8568-7232D7E9F45C}" destId="{303B15DA-BB49-4C5C-80C5-9F6E23000996}" srcOrd="2" destOrd="0" presId="urn:microsoft.com/office/officeart/2005/8/layout/orgChart1"/>
    <dgm:cxn modelId="{1470FB5F-0C08-45AA-82AF-6857488E023F}" type="presParOf" srcId="{E4B9D75B-A089-48B9-B7DE-A7EF046EC16B}" destId="{F326C6D5-5B22-49D7-9B4D-C690026B7F6C}" srcOrd="2" destOrd="0" presId="urn:microsoft.com/office/officeart/2005/8/layout/orgChart1"/>
    <dgm:cxn modelId="{3CEA84C3-1CB9-4B5D-B778-F855DFDEF61B}" type="presParOf" srcId="{5D14C18E-0FEC-42F3-B6C3-88ADED6DD392}" destId="{CD7C61EC-C339-4468-8DFE-799BF230EA9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4CCE94-B835-41F1-8F49-34A5EA1B468C}">
      <dsp:nvSpPr>
        <dsp:cNvPr id="0" name=""/>
        <dsp:cNvSpPr/>
      </dsp:nvSpPr>
      <dsp:spPr>
        <a:xfrm>
          <a:off x="3109523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FAC1DD-64BF-4B63-81A3-C6FB8ACA19FA}">
      <dsp:nvSpPr>
        <dsp:cNvPr id="0" name=""/>
        <dsp:cNvSpPr/>
      </dsp:nvSpPr>
      <dsp:spPr>
        <a:xfrm>
          <a:off x="3109523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920BD7-7ADA-4236-88EF-7821A85070F7}">
      <dsp:nvSpPr>
        <dsp:cNvPr id="0" name=""/>
        <dsp:cNvSpPr/>
      </dsp:nvSpPr>
      <dsp:spPr>
        <a:xfrm>
          <a:off x="2913193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10CABB-073E-421E-997F-C9128928B641}">
      <dsp:nvSpPr>
        <dsp:cNvPr id="0" name=""/>
        <dsp:cNvSpPr/>
      </dsp:nvSpPr>
      <dsp:spPr>
        <a:xfrm>
          <a:off x="2333779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53F8EC-2BA2-4FAA-8938-A2B1202E8CC8}">
      <dsp:nvSpPr>
        <dsp:cNvPr id="0" name=""/>
        <dsp:cNvSpPr/>
      </dsp:nvSpPr>
      <dsp:spPr>
        <a:xfrm>
          <a:off x="2333779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57C70B-B7E3-45A2-A361-6C79CC0D610A}">
      <dsp:nvSpPr>
        <dsp:cNvPr id="0" name=""/>
        <dsp:cNvSpPr/>
      </dsp:nvSpPr>
      <dsp:spPr>
        <a:xfrm>
          <a:off x="1754365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B2DC56-66A5-494E-8026-D89819474D04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คณบดี</a:t>
          </a:r>
        </a:p>
      </dsp:txBody>
      <dsp:txXfrm>
        <a:off x="1854924" y="825"/>
        <a:ext cx="957708" cy="478854"/>
      </dsp:txXfrm>
    </dsp:sp>
    <dsp:sp modelId="{8399B0F3-2197-490D-B7D7-8772ACB2B99F}">
      <dsp:nvSpPr>
        <dsp:cNvPr id="0" name=""/>
        <dsp:cNvSpPr/>
      </dsp:nvSpPr>
      <dsp:spPr>
        <a:xfrm>
          <a:off x="1275510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1</a:t>
          </a:r>
          <a:endParaRPr lang="en-US" sz="1400" kern="1200"/>
        </a:p>
      </dsp:txBody>
      <dsp:txXfrm>
        <a:off x="1275510" y="680799"/>
        <a:ext cx="957708" cy="478854"/>
      </dsp:txXfrm>
    </dsp:sp>
    <dsp:sp modelId="{7BB8C80B-CFA1-4F36-8492-BAE82C0D6CC8}">
      <dsp:nvSpPr>
        <dsp:cNvPr id="0" name=""/>
        <dsp:cNvSpPr/>
      </dsp:nvSpPr>
      <dsp:spPr>
        <a:xfrm>
          <a:off x="2434338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รองคณบดีฝ่านที่ 2</a:t>
          </a:r>
          <a:endParaRPr lang="en-US" sz="1400" kern="1200"/>
        </a:p>
      </dsp:txBody>
      <dsp:txXfrm>
        <a:off x="2434338" y="680799"/>
        <a:ext cx="957708" cy="478854"/>
      </dsp:txXfrm>
    </dsp:sp>
    <dsp:sp modelId="{1BC22707-86DC-4599-AE90-96A75D7FBA09}">
      <dsp:nvSpPr>
        <dsp:cNvPr id="0" name=""/>
        <dsp:cNvSpPr/>
      </dsp:nvSpPr>
      <dsp:spPr>
        <a:xfrm>
          <a:off x="1854924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1 </a:t>
          </a:r>
          <a:endParaRPr lang="en-US" sz="1400" kern="1200"/>
        </a:p>
      </dsp:txBody>
      <dsp:txXfrm>
        <a:off x="1854924" y="1360772"/>
        <a:ext cx="957708" cy="478854"/>
      </dsp:txXfrm>
    </dsp:sp>
    <dsp:sp modelId="{E68ADEF8-2131-4363-B616-3C2E005B175F}">
      <dsp:nvSpPr>
        <dsp:cNvPr id="0" name=""/>
        <dsp:cNvSpPr/>
      </dsp:nvSpPr>
      <dsp:spPr>
        <a:xfrm>
          <a:off x="3013752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2</a:t>
          </a:r>
          <a:endParaRPr lang="en-US" sz="1400" kern="1200"/>
        </a:p>
      </dsp:txBody>
      <dsp:txXfrm>
        <a:off x="3013752" y="1360772"/>
        <a:ext cx="957708" cy="478854"/>
      </dsp:txXfrm>
    </dsp:sp>
    <dsp:sp modelId="{DECB448F-B531-45BE-B9E9-C8A9301FFFCE}">
      <dsp:nvSpPr>
        <dsp:cNvPr id="0" name=""/>
        <dsp:cNvSpPr/>
      </dsp:nvSpPr>
      <dsp:spPr>
        <a:xfrm>
          <a:off x="32531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1</a:t>
          </a:r>
          <a:endParaRPr lang="en-US" sz="1400" kern="1200"/>
        </a:p>
      </dsp:txBody>
      <dsp:txXfrm>
        <a:off x="3253180" y="2040746"/>
        <a:ext cx="957708" cy="478854"/>
      </dsp:txXfrm>
    </dsp:sp>
    <dsp:sp modelId="{92F57AD9-C1B4-4DDC-9106-1C45E1BFABE2}">
      <dsp:nvSpPr>
        <dsp:cNvPr id="0" name=""/>
        <dsp:cNvSpPr/>
      </dsp:nvSpPr>
      <dsp:spPr>
        <a:xfrm>
          <a:off x="3253180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2</a:t>
          </a:r>
          <a:endParaRPr lang="en-US" sz="1400" kern="1200"/>
        </a:p>
      </dsp:txBody>
      <dsp:txXfrm>
        <a:off x="3253180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Student-01</cp:lastModifiedBy>
  <cp:revision>46</cp:revision>
  <dcterms:created xsi:type="dcterms:W3CDTF">2026-07-05T07:53:00Z</dcterms:created>
  <dcterms:modified xsi:type="dcterms:W3CDTF">2026-10-22T09:09:00Z</dcterms:modified>
</cp:coreProperties>
</file>